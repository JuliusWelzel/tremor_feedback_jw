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715C05B6" w:rsidR="001A2869" w:rsidRDefault="00D565D6" w:rsidP="008B30A2">
      <w:pPr>
        <w:rPr>
          <w:rFonts w:ascii="Helvetica" w:eastAsiaTheme="majorEastAsia" w:hAnsi="Helvetica" w:cs="FiraGO Medium"/>
          <w:b/>
          <w:bCs/>
          <w:kern w:val="28"/>
          <w:sz w:val="42"/>
          <w:szCs w:val="44"/>
        </w:rPr>
      </w:pPr>
      <w:del w:id="1" w:author="Jos Becktepe" w:date="2023-03-27T21:02:00Z">
        <w:r w:rsidRPr="00D565D6" w:rsidDel="00D474D7">
          <w:rPr>
            <w:rFonts w:ascii="Helvetica" w:eastAsiaTheme="majorEastAsia" w:hAnsi="Helvetica" w:cs="FiraGO Medium"/>
            <w:b/>
            <w:bCs/>
            <w:kern w:val="28"/>
            <w:sz w:val="42"/>
            <w:szCs w:val="44"/>
          </w:rPr>
          <w:delText>Multisensory integration</w:delText>
        </w:r>
      </w:del>
      <w:ins w:id="2" w:author="Jos Becktepe" w:date="2023-03-27T21:02:00Z">
        <w:r w:rsidR="00D474D7">
          <w:rPr>
            <w:rFonts w:ascii="Helvetica" w:eastAsiaTheme="majorEastAsia" w:hAnsi="Helvetica" w:cs="FiraGO Medium"/>
            <w:b/>
            <w:bCs/>
            <w:kern w:val="28"/>
            <w:sz w:val="42"/>
            <w:szCs w:val="44"/>
          </w:rPr>
          <w:t>Sensory feedback and arousa</w:t>
        </w:r>
      </w:ins>
      <w:ins w:id="3" w:author="Jos Becktepe" w:date="2023-03-27T21:03:00Z">
        <w:r w:rsidR="00D474D7">
          <w:rPr>
            <w:rFonts w:ascii="Helvetica" w:eastAsiaTheme="majorEastAsia" w:hAnsi="Helvetica" w:cs="FiraGO Medium"/>
            <w:b/>
            <w:bCs/>
            <w:kern w:val="28"/>
            <w:sz w:val="42"/>
            <w:szCs w:val="44"/>
          </w:rPr>
          <w:t>l</w:t>
        </w:r>
      </w:ins>
      <w:r w:rsidRPr="00D565D6">
        <w:rPr>
          <w:rFonts w:ascii="Helvetica" w:eastAsiaTheme="majorEastAsia" w:hAnsi="Helvetica" w:cs="FiraGO Medium"/>
          <w:b/>
          <w:bCs/>
          <w:kern w:val="28"/>
          <w:sz w:val="42"/>
          <w:szCs w:val="44"/>
        </w:rPr>
        <w:t xml:space="preserve"> as</w:t>
      </w:r>
      <w:r w:rsidR="009208BA">
        <w:rPr>
          <w:rFonts w:ascii="Helvetica" w:eastAsiaTheme="majorEastAsia" w:hAnsi="Helvetica" w:cs="FiraGO Medium"/>
          <w:b/>
          <w:bCs/>
          <w:kern w:val="28"/>
          <w:sz w:val="42"/>
          <w:szCs w:val="44"/>
        </w:rPr>
        <w:t xml:space="preserve"> </w:t>
      </w:r>
      <w:del w:id="4" w:author="Jos Becktepe" w:date="2023-03-27T21:03:00Z">
        <w:r w:rsidR="009208BA" w:rsidDel="00D474D7">
          <w:rPr>
            <w:rFonts w:ascii="Helvetica" w:eastAsiaTheme="majorEastAsia" w:hAnsi="Helvetica" w:cs="FiraGO Medium"/>
            <w:b/>
            <w:bCs/>
            <w:kern w:val="28"/>
            <w:sz w:val="42"/>
            <w:szCs w:val="44"/>
          </w:rPr>
          <w:delText>a</w:delText>
        </w:r>
        <w:r w:rsidRPr="00D565D6" w:rsidDel="00D474D7">
          <w:rPr>
            <w:rFonts w:ascii="Helvetica" w:eastAsiaTheme="majorEastAsia" w:hAnsi="Helvetica" w:cs="FiraGO Medium"/>
            <w:b/>
            <w:bCs/>
            <w:kern w:val="28"/>
            <w:sz w:val="42"/>
            <w:szCs w:val="44"/>
          </w:rPr>
          <w:delText xml:space="preserve"> </w:delText>
        </w:r>
      </w:del>
      <w:r w:rsidRPr="00D565D6">
        <w:rPr>
          <w:rFonts w:ascii="Helvetica" w:eastAsiaTheme="majorEastAsia" w:hAnsi="Helvetica" w:cs="FiraGO Medium"/>
          <w:b/>
          <w:bCs/>
          <w:kern w:val="28"/>
          <w:sz w:val="42"/>
          <w:szCs w:val="44"/>
        </w:rPr>
        <w:t>modulator</w:t>
      </w:r>
      <w:ins w:id="5" w:author="Jos Becktepe" w:date="2023-03-27T21:03:00Z">
        <w:r w:rsidR="00B170A2">
          <w:rPr>
            <w:rFonts w:ascii="Helvetica" w:eastAsiaTheme="majorEastAsia" w:hAnsi="Helvetica" w:cs="FiraGO Medium"/>
            <w:b/>
            <w:bCs/>
            <w:kern w:val="28"/>
            <w:sz w:val="42"/>
            <w:szCs w:val="44"/>
          </w:rPr>
          <w:t>s</w:t>
        </w:r>
      </w:ins>
      <w:r w:rsidR="009208BA">
        <w:rPr>
          <w:rFonts w:ascii="Helvetica" w:eastAsiaTheme="majorEastAsia" w:hAnsi="Helvetica" w:cs="FiraGO Medium"/>
          <w:b/>
          <w:bCs/>
          <w:kern w:val="28"/>
          <w:sz w:val="42"/>
          <w:szCs w:val="44"/>
        </w:rPr>
        <w:t xml:space="preserve"> </w:t>
      </w:r>
      <w:r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7C34B4F7" w14:textId="4D42FCA1" w:rsidR="001A5D2E" w:rsidRDefault="009C17E4" w:rsidP="009C17E4">
      <w:pPr>
        <w:rPr>
          <w:ins w:id="6" w:author="Jos Becktepe" w:date="2023-03-19T13:45:00Z"/>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w:t>
      </w:r>
      <w:r w:rsidR="0001513A">
        <w:rPr>
          <w:rFonts w:ascii="Helvetica" w:hAnsi="Helvetica" w:cs="FiraGO Medium"/>
          <w:b/>
          <w:noProof/>
          <w:sz w:val="18"/>
          <w:szCs w:val="18"/>
        </w:rPr>
        <w:t>.</w:t>
      </w:r>
      <w:r w:rsidRPr="009C17E4">
        <w:rPr>
          <w:rFonts w:ascii="Helvetica" w:hAnsi="Helvetica" w:cs="FiraGO Medium"/>
          <w:b/>
          <w:noProof/>
          <w:sz w:val="18"/>
          <w:szCs w:val="18"/>
        </w:rPr>
        <w:t xml:space="preserve"> In a grip force task, tremor amplitude increases during large scale visual feedback compared to a condition with low scale visual feedback</w:t>
      </w:r>
      <w:del w:id="7" w:author="Jos Becktepe" w:date="2023-03-19T13:40:00Z">
        <w:r w:rsidR="0001513A" w:rsidDel="002337AD">
          <w:rPr>
            <w:rFonts w:ascii="Helvetica" w:hAnsi="Helvetica" w:cs="FiraGO Medium"/>
            <w:b/>
            <w:noProof/>
            <w:sz w:val="18"/>
            <w:szCs w:val="18"/>
          </w:rPr>
          <w:delText xml:space="preserve"> for patients with ET</w:delText>
        </w:r>
      </w:del>
      <w:r w:rsidRPr="009C17E4">
        <w:rPr>
          <w:rFonts w:ascii="Helvetica" w:hAnsi="Helvetica" w:cs="FiraGO Medium"/>
          <w:b/>
          <w:noProof/>
          <w:sz w:val="18"/>
          <w:szCs w:val="18"/>
        </w:rPr>
        <w:t xml:space="preserve">. It has not been examined whether visual feedback exclusively modulates action tremor severity or if an increase of other afferent input like auditory sensation has a modulatory effect on tremor amplitude as well. Also, it is unknown whether the sensory feedback itself directly affects the tremor generating network or if the effect is rather indirect: enhanced sensory feedback during targeted driven movements might cause </w:t>
      </w:r>
      <w:commentRangeStart w:id="8"/>
      <w:commentRangeStart w:id="9"/>
      <w:r w:rsidRPr="009C17E4">
        <w:rPr>
          <w:rFonts w:ascii="Helvetica" w:hAnsi="Helvetica" w:cs="FiraGO Medium"/>
          <w:b/>
          <w:noProof/>
          <w:sz w:val="18"/>
          <w:szCs w:val="18"/>
        </w:rPr>
        <w:t>arousal</w:t>
      </w:r>
      <w:del w:id="10" w:author="Jos Becktepe" w:date="2023-03-19T13:41:00Z">
        <w:r w:rsidRPr="009C17E4" w:rsidDel="00066C56">
          <w:rPr>
            <w:rFonts w:ascii="Helvetica" w:hAnsi="Helvetica" w:cs="FiraGO Medium"/>
            <w:b/>
            <w:noProof/>
            <w:sz w:val="18"/>
            <w:szCs w:val="18"/>
          </w:rPr>
          <w:delText xml:space="preserve">/psychological </w:delText>
        </w:r>
        <w:commentRangeEnd w:id="8"/>
        <w:r w:rsidR="005104F6" w:rsidDel="00066C56">
          <w:rPr>
            <w:rStyle w:val="CommentReference"/>
            <w:rFonts w:asciiTheme="minorHAnsi" w:eastAsiaTheme="minorHAnsi" w:hAnsiTheme="minorHAnsi" w:cstheme="minorBidi"/>
            <w:color w:val="auto"/>
            <w:lang w:val="de-DE"/>
          </w:rPr>
          <w:commentReference w:id="8"/>
        </w:r>
      </w:del>
      <w:commentRangeEnd w:id="9"/>
      <w:del w:id="11" w:author="Jos Becktepe" w:date="2023-03-19T13:42:00Z">
        <w:r w:rsidR="00B65D26" w:rsidDel="000201D5">
          <w:rPr>
            <w:rStyle w:val="CommentReference"/>
            <w:rFonts w:asciiTheme="minorHAnsi" w:eastAsiaTheme="minorHAnsi" w:hAnsiTheme="minorHAnsi" w:cstheme="minorBidi"/>
            <w:color w:val="auto"/>
            <w:lang w:val="de-DE"/>
          </w:rPr>
          <w:commentReference w:id="9"/>
        </w:r>
        <w:r w:rsidRPr="009C17E4" w:rsidDel="000201D5">
          <w:rPr>
            <w:rFonts w:ascii="Helvetica" w:hAnsi="Helvetica" w:cs="FiraGO Medium"/>
            <w:b/>
            <w:noProof/>
            <w:sz w:val="18"/>
            <w:szCs w:val="18"/>
          </w:rPr>
          <w:delText>stress.</w:delText>
        </w:r>
      </w:del>
      <w:r w:rsidRPr="009C17E4">
        <w:rPr>
          <w:rFonts w:ascii="Helvetica" w:hAnsi="Helvetica" w:cs="FiraGO Medium"/>
          <w:b/>
          <w:noProof/>
          <w:sz w:val="18"/>
          <w:szCs w:val="18"/>
        </w:rPr>
        <w:t xml:space="preserve"> We hypothesized that (1) amplitude of </w:t>
      </w:r>
      <w:r w:rsidR="0001513A">
        <w:rPr>
          <w:rFonts w:ascii="Helvetica" w:hAnsi="Helvetica" w:cs="FiraGO Medium"/>
          <w:b/>
          <w:noProof/>
          <w:sz w:val="18"/>
          <w:szCs w:val="18"/>
        </w:rPr>
        <w:t>tremor</w:t>
      </w:r>
      <w:r w:rsidRPr="009C17E4">
        <w:rPr>
          <w:rFonts w:ascii="Helvetica" w:hAnsi="Helvetica" w:cs="FiraGO Medium"/>
          <w:b/>
          <w:noProof/>
          <w:sz w:val="18"/>
          <w:szCs w:val="18"/>
        </w:rPr>
        <w:t xml:space="preserve"> is modulated by variation of auditory feedback in the absence of visual feedback in a force tremor paradigm; (2) increase of tremor amplitude coincides with pupillary dilation as a measure of arousal</w:t>
      </w:r>
      <w:del w:id="12" w:author="Jos Becktepe" w:date="2023-03-19T13:42:00Z">
        <w:r w:rsidRPr="009C17E4" w:rsidDel="00A70CFA">
          <w:rPr>
            <w:rFonts w:ascii="Helvetica" w:hAnsi="Helvetica" w:cs="FiraGO Medium"/>
            <w:b/>
            <w:noProof/>
            <w:sz w:val="18"/>
            <w:szCs w:val="18"/>
          </w:rPr>
          <w:delText xml:space="preserve"> / psychological stress</w:delText>
        </w:r>
      </w:del>
      <w:r w:rsidRPr="009C17E4">
        <w:rPr>
          <w:rFonts w:ascii="Helvetica" w:hAnsi="Helvetica" w:cs="FiraGO Medium"/>
          <w:b/>
          <w:noProof/>
          <w:sz w:val="18"/>
          <w:szCs w:val="18"/>
        </w:rPr>
        <w:t>, independently of the quality of sensory feedback</w:t>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1</w:t>
      </w:r>
      <w:r w:rsidR="0001513A">
        <w:rPr>
          <w:rFonts w:ascii="Helvetica" w:hAnsi="Helvetica" w:cs="FiraGO Medium"/>
          <w:b/>
          <w:noProof/>
          <w:sz w:val="18"/>
          <w:szCs w:val="18"/>
        </w:rPr>
        <w:t>4</w:t>
      </w:r>
      <w:r w:rsidR="0058171B">
        <w:rPr>
          <w:rFonts w:ascii="Helvetica" w:hAnsi="Helvetica" w:cs="FiraGO Medium"/>
          <w:b/>
          <w:noProof/>
          <w:sz w:val="18"/>
          <w:szCs w:val="18"/>
        </w:rPr>
        <w:t xml:space="preserve"> </w:t>
      </w:r>
      <w:r>
        <w:rPr>
          <w:rFonts w:ascii="Helvetica" w:hAnsi="Helvetica" w:cs="FiraGO Medium"/>
          <w:b/>
          <w:noProof/>
          <w:sz w:val="18"/>
          <w:szCs w:val="18"/>
        </w:rPr>
        <w:t>matched control</w:t>
      </w:r>
      <w:del w:id="13" w:author="Jos Becktepe" w:date="2023-03-19T13:43:00Z">
        <w:r w:rsidDel="00A70CFA">
          <w:rPr>
            <w:rFonts w:ascii="Helvetica" w:hAnsi="Helvetica" w:cs="FiraGO Medium"/>
            <w:b/>
            <w:noProof/>
            <w:sz w:val="18"/>
            <w:szCs w:val="18"/>
          </w:rPr>
          <w:delText>l</w:delText>
        </w:r>
      </w:del>
      <w:r>
        <w:rPr>
          <w:rFonts w:ascii="Helvetica" w:hAnsi="Helvetica" w:cs="FiraGO Medium"/>
          <w:b/>
          <w:noProof/>
          <w:sz w:val="18"/>
          <w:szCs w:val="18"/>
        </w:rPr>
        <w:t xml:space="preserve">s </w:t>
      </w:r>
      <w:r w:rsidRPr="009C17E4">
        <w:rPr>
          <w:rFonts w:ascii="Helvetica" w:hAnsi="Helvetica" w:cs="FiraGO Medium"/>
          <w:b/>
          <w:noProof/>
          <w:sz w:val="18"/>
          <w:szCs w:val="18"/>
        </w:rPr>
        <w:t xml:space="preserve">conducted a computer-based experiment in which they were asked to match a target force </w:t>
      </w:r>
      <w:del w:id="14" w:author="Jos Becktepe" w:date="2023-03-19T13:43:00Z">
        <w:r w:rsidRPr="009C17E4" w:rsidDel="00D85EAF">
          <w:rPr>
            <w:rFonts w:ascii="Helvetica" w:hAnsi="Helvetica" w:cs="FiraGO Medium"/>
            <w:b/>
            <w:noProof/>
            <w:sz w:val="18"/>
            <w:szCs w:val="18"/>
          </w:rPr>
          <w:delText xml:space="preserve">in </w:delText>
        </w:r>
      </w:del>
      <w:ins w:id="15" w:author="Jos Becktepe" w:date="2023-03-19T13:43:00Z">
        <w:r w:rsidR="00D85EAF">
          <w:rPr>
            <w:rFonts w:ascii="Helvetica" w:hAnsi="Helvetica" w:cs="FiraGO Medium"/>
            <w:b/>
            <w:noProof/>
            <w:sz w:val="18"/>
            <w:szCs w:val="18"/>
          </w:rPr>
          <w:t>on</w:t>
        </w:r>
        <w:r w:rsidR="00D85EAF" w:rsidRPr="009C17E4">
          <w:rPr>
            <w:rFonts w:ascii="Helvetica" w:hAnsi="Helvetica" w:cs="FiraGO Medium"/>
            <w:b/>
            <w:noProof/>
            <w:sz w:val="18"/>
            <w:szCs w:val="18"/>
          </w:rPr>
          <w:t xml:space="preserve"> </w:t>
        </w:r>
      </w:ins>
      <w:r w:rsidRPr="009C17E4">
        <w:rPr>
          <w:rFonts w:ascii="Helvetica" w:hAnsi="Helvetica" w:cs="FiraGO Medium"/>
          <w:b/>
          <w:noProof/>
          <w:sz w:val="18"/>
          <w:szCs w:val="18"/>
        </w:rPr>
        <w:t xml:space="preserve">a force sensor using their thumb and index finger. The </w:t>
      </w:r>
      <w:ins w:id="16" w:author="Jos Becktepe" w:date="2023-03-19T13:44:00Z">
        <w:r w:rsidR="006A4648">
          <w:rPr>
            <w:rFonts w:ascii="Helvetica" w:hAnsi="Helvetica" w:cs="FiraGO Medium"/>
            <w:b/>
            <w:noProof/>
            <w:sz w:val="18"/>
            <w:szCs w:val="18"/>
          </w:rPr>
          <w:t xml:space="preserve">force-induced </w:t>
        </w:r>
      </w:ins>
      <w:del w:id="17" w:author="Jos Becktepe" w:date="2023-03-19T13:43:00Z">
        <w:r w:rsidRPr="009C17E4" w:rsidDel="006A4648">
          <w:rPr>
            <w:rFonts w:ascii="Helvetica" w:hAnsi="Helvetica" w:cs="FiraGO Medium"/>
            <w:b/>
            <w:noProof/>
            <w:sz w:val="18"/>
            <w:szCs w:val="18"/>
          </w:rPr>
          <w:delText>quality of the matching the target force</w:delText>
        </w:r>
      </w:del>
      <w:ins w:id="18" w:author="Jos Becktepe" w:date="2023-03-19T13:43:00Z">
        <w:r w:rsidR="006A4648">
          <w:rPr>
            <w:rFonts w:ascii="Helvetica" w:hAnsi="Helvetica" w:cs="FiraGO Medium"/>
            <w:b/>
            <w:noProof/>
            <w:sz w:val="18"/>
            <w:szCs w:val="18"/>
          </w:rPr>
          <w:t>movement</w:t>
        </w:r>
      </w:ins>
      <w:r w:rsidRPr="009C17E4">
        <w:rPr>
          <w:rFonts w:ascii="Helvetica" w:hAnsi="Helvetica" w:cs="FiraGO Medium"/>
          <w:b/>
          <w:noProof/>
          <w:sz w:val="18"/>
          <w:szCs w:val="18"/>
        </w:rPr>
        <w:t xml:space="preserve"> was f</w:t>
      </w:r>
      <w:del w:id="19" w:author="Jos Becktepe" w:date="2023-03-19T13:44:00Z">
        <w:r w:rsidRPr="009C17E4" w:rsidDel="000A4369">
          <w:rPr>
            <w:rFonts w:ascii="Helvetica" w:hAnsi="Helvetica" w:cs="FiraGO Medium"/>
            <w:b/>
            <w:noProof/>
            <w:sz w:val="18"/>
            <w:szCs w:val="18"/>
          </w:rPr>
          <w:delText>e</w:delText>
        </w:r>
      </w:del>
      <w:r w:rsidRPr="009C17E4">
        <w:rPr>
          <w:rFonts w:ascii="Helvetica" w:hAnsi="Helvetica" w:cs="FiraGO Medium"/>
          <w:b/>
          <w:noProof/>
          <w:sz w:val="18"/>
          <w:szCs w:val="18"/>
        </w:rPr>
        <w:t xml:space="preserve">ed back to the participant visually, auditory or </w:t>
      </w:r>
      <w:ins w:id="20" w:author="Jos Becktepe" w:date="2023-03-19T13:44:00Z">
        <w:r w:rsidR="00F17AB8">
          <w:rPr>
            <w:rFonts w:ascii="Helvetica" w:hAnsi="Helvetica" w:cs="FiraGO Medium"/>
            <w:b/>
            <w:noProof/>
            <w:sz w:val="18"/>
            <w:szCs w:val="18"/>
          </w:rPr>
          <w:t xml:space="preserve">by </w:t>
        </w:r>
      </w:ins>
      <w:r w:rsidRPr="009C17E4">
        <w:rPr>
          <w:rFonts w:ascii="Helvetica" w:hAnsi="Helvetica" w:cs="FiraGO Medium"/>
          <w:b/>
          <w:noProof/>
          <w:sz w:val="18"/>
          <w:szCs w:val="18"/>
        </w:rPr>
        <w:t xml:space="preserve">a combination of both. </w:t>
      </w:r>
      <w:del w:id="21" w:author="Jos Becktepe" w:date="2023-03-19T13:45:00Z">
        <w:r w:rsidRPr="009C17E4" w:rsidDel="001A5D2E">
          <w:rPr>
            <w:rFonts w:ascii="Helvetica" w:hAnsi="Helvetica" w:cs="FiraGO Medium"/>
            <w:b/>
            <w:noProof/>
            <w:sz w:val="18"/>
            <w:szCs w:val="18"/>
          </w:rPr>
          <w:delText xml:space="preserve">For the visual feedback, </w:delText>
        </w:r>
        <w:r w:rsidDel="001A5D2E">
          <w:rPr>
            <w:rFonts w:ascii="Helvetica" w:hAnsi="Helvetica" w:cs="FiraGO Medium"/>
            <w:b/>
            <w:noProof/>
            <w:sz w:val="18"/>
            <w:szCs w:val="18"/>
          </w:rPr>
          <w:delText>two</w:delText>
        </w:r>
        <w:r w:rsidRPr="009C17E4" w:rsidDel="001A5D2E">
          <w:rPr>
            <w:rFonts w:ascii="Helvetica" w:hAnsi="Helvetica" w:cs="FiraGO Medium"/>
            <w:b/>
            <w:noProof/>
            <w:sz w:val="18"/>
            <w:szCs w:val="18"/>
          </w:rPr>
          <w:delText xml:space="preserve"> bars were displayed on a screen, with the distance between these bars decreasing with approximation </w:delText>
        </w:r>
        <w:r w:rsidRPr="009C17E4" w:rsidDel="00F17AB8">
          <w:rPr>
            <w:rFonts w:ascii="Helvetica" w:hAnsi="Helvetica" w:cs="FiraGO Medium"/>
            <w:b/>
            <w:noProof/>
            <w:sz w:val="18"/>
            <w:szCs w:val="18"/>
          </w:rPr>
          <w:delText xml:space="preserve">of </w:delText>
        </w:r>
        <w:r w:rsidRPr="009C17E4" w:rsidDel="001A5D2E">
          <w:rPr>
            <w:rFonts w:ascii="Helvetica" w:hAnsi="Helvetica" w:cs="FiraGO Medium"/>
            <w:b/>
            <w:noProof/>
            <w:sz w:val="18"/>
            <w:szCs w:val="18"/>
          </w:rPr>
          <w:delText xml:space="preserve">the target force. </w:delText>
        </w:r>
      </w:del>
    </w:p>
    <w:p w14:paraId="19B7ABAA" w14:textId="422A74CA" w:rsidR="00794D6C" w:rsidRDefault="009C17E4" w:rsidP="009C17E4">
      <w:pPr>
        <w:rPr>
          <w:rFonts w:ascii="Helvetica" w:hAnsi="Helvetica" w:cs="FiraGO Medium"/>
          <w:b/>
          <w:noProof/>
          <w:sz w:val="18"/>
          <w:szCs w:val="18"/>
        </w:rPr>
      </w:pPr>
      <w:r>
        <w:rPr>
          <w:rFonts w:ascii="Helvetica" w:hAnsi="Helvetica" w:cs="FiraGO Medium"/>
          <w:b/>
          <w:noProof/>
          <w:sz w:val="18"/>
          <w:szCs w:val="18"/>
        </w:rPr>
        <w:t>R</w:t>
      </w:r>
      <w:r w:rsidRPr="009C17E4">
        <w:rPr>
          <w:rFonts w:ascii="Helvetica" w:hAnsi="Helvetica" w:cs="FiraGO Medium"/>
          <w:b/>
          <w:noProof/>
          <w:sz w:val="18"/>
          <w:szCs w:val="18"/>
        </w:rPr>
        <w:t xml:space="preserve">esults showed a comparable deviation from the target force (RMSE) during the experiment during all three sensory feedback modalities. </w:t>
      </w:r>
      <w:del w:id="22" w:author="Jos Becktepe" w:date="2023-03-19T13:46:00Z">
        <w:r w:rsidRPr="009C17E4" w:rsidDel="00AC7646">
          <w:rPr>
            <w:rFonts w:ascii="Helvetica" w:hAnsi="Helvetica" w:cs="FiraGO Medium"/>
            <w:b/>
            <w:noProof/>
            <w:sz w:val="18"/>
            <w:szCs w:val="18"/>
          </w:rPr>
          <w:delText xml:space="preserve">Additionally, tremor severity did not differ between sensory feedback modalities. </w:delText>
        </w:r>
      </w:del>
      <w:r w:rsidRPr="009C17E4">
        <w:rPr>
          <w:rFonts w:ascii="Helvetica" w:hAnsi="Helvetica" w:cs="FiraGO Medium"/>
          <w:b/>
          <w:noProof/>
          <w:sz w:val="18"/>
          <w:szCs w:val="18"/>
        </w:rPr>
        <w:t>The ANOVA revealed an effect of the scaling factor on the tremor severity (Power 4-12Hz) for the visual- and also for the auditory feedback condition. Pupillometry showed a significantly increased pupil diameter during the large scale auditory</w:t>
      </w:r>
      <w:r w:rsidR="0001513A">
        <w:rPr>
          <w:rFonts w:ascii="Helvetica" w:hAnsi="Helvetica" w:cs="FiraGO Medium"/>
          <w:b/>
          <w:noProof/>
          <w:sz w:val="18"/>
          <w:szCs w:val="18"/>
        </w:rPr>
        <w:t xml:space="preserve"> involved </w:t>
      </w:r>
      <w:r w:rsidRPr="009C17E4">
        <w:rPr>
          <w:rFonts w:ascii="Helvetica" w:hAnsi="Helvetica" w:cs="FiraGO Medium"/>
          <w:b/>
          <w:noProof/>
          <w:sz w:val="18"/>
          <w:szCs w:val="18"/>
        </w:rPr>
        <w:t>feedback conditions compared to the low scale feedback conditions. Our findings suggest that action tremor in ET is firstly modulated not only by visual feedback but also by auditory feedback in a comparable manner</w:t>
      </w:r>
      <w:ins w:id="23" w:author="Jos Becktepe" w:date="2023-03-19T13:51:00Z">
        <w:r w:rsidR="00F12748">
          <w:rPr>
            <w:rFonts w:ascii="Helvetica" w:hAnsi="Helvetica" w:cs="FiraGO Medium"/>
            <w:b/>
            <w:noProof/>
            <w:sz w:val="18"/>
            <w:szCs w:val="18"/>
          </w:rPr>
          <w:t xml:space="preserve">. Therefore, tremor </w:t>
        </w:r>
        <w:r w:rsidR="00FB6344">
          <w:rPr>
            <w:rFonts w:ascii="Helvetica" w:hAnsi="Helvetica" w:cs="FiraGO Medium"/>
            <w:b/>
            <w:noProof/>
            <w:sz w:val="18"/>
            <w:szCs w:val="18"/>
          </w:rPr>
          <w:t>modulation seems</w:t>
        </w:r>
      </w:ins>
      <w:del w:id="24" w:author="Jos Becktepe" w:date="2023-03-19T13:51:00Z">
        <w:r w:rsidRPr="009C17E4" w:rsidDel="00FB6344">
          <w:rPr>
            <w:rFonts w:ascii="Helvetica" w:hAnsi="Helvetica" w:cs="FiraGO Medium"/>
            <w:b/>
            <w:noProof/>
            <w:sz w:val="18"/>
            <w:szCs w:val="18"/>
          </w:rPr>
          <w:delText xml:space="preserve"> and se</w:delText>
        </w:r>
      </w:del>
      <w:del w:id="25" w:author="Jos Becktepe" w:date="2023-03-19T13:52:00Z">
        <w:r w:rsidRPr="009C17E4" w:rsidDel="00FB6344">
          <w:rPr>
            <w:rFonts w:ascii="Helvetica" w:hAnsi="Helvetica" w:cs="FiraGO Medium"/>
            <w:b/>
            <w:noProof/>
            <w:sz w:val="18"/>
            <w:szCs w:val="18"/>
          </w:rPr>
          <w:delText>ems to</w:delText>
        </w:r>
      </w:del>
      <w:r w:rsidRPr="009C17E4">
        <w:rPr>
          <w:rFonts w:ascii="Helvetica" w:hAnsi="Helvetica" w:cs="FiraGO Medium"/>
          <w:b/>
          <w:noProof/>
          <w:sz w:val="18"/>
          <w:szCs w:val="18"/>
        </w:rPr>
        <w:t xml:space="preserve"> </w:t>
      </w:r>
      <w:ins w:id="26" w:author="Jos Becktepe" w:date="2023-03-30T12:12:00Z">
        <w:r w:rsidR="008F02AD">
          <w:rPr>
            <w:rFonts w:ascii="Helvetica" w:hAnsi="Helvetica" w:cs="FiraGO Medium"/>
            <w:b/>
            <w:noProof/>
            <w:sz w:val="18"/>
            <w:szCs w:val="18"/>
          </w:rPr>
          <w:t xml:space="preserve">to </w:t>
        </w:r>
      </w:ins>
      <w:r w:rsidRPr="009C17E4">
        <w:rPr>
          <w:rFonts w:ascii="Helvetica" w:hAnsi="Helvetica" w:cs="FiraGO Medium"/>
          <w:b/>
          <w:noProof/>
          <w:sz w:val="18"/>
          <w:szCs w:val="18"/>
        </w:rPr>
        <w:t>be modality independent. Secondly</w:t>
      </w:r>
      <w:ins w:id="27" w:author="Jos Becktepe" w:date="2023-03-19T13:52:00Z">
        <w:r w:rsidR="00FB6344">
          <w:rPr>
            <w:rFonts w:ascii="Helvetica" w:hAnsi="Helvetica" w:cs="FiraGO Medium"/>
            <w:b/>
            <w:noProof/>
            <w:sz w:val="18"/>
            <w:szCs w:val="18"/>
          </w:rPr>
          <w:t>,</w:t>
        </w:r>
      </w:ins>
      <w:r w:rsidRPr="009C17E4">
        <w:rPr>
          <w:rFonts w:ascii="Helvetica" w:hAnsi="Helvetica" w:cs="FiraGO Medium"/>
          <w:b/>
          <w:noProof/>
          <w:sz w:val="18"/>
          <w:szCs w:val="18"/>
        </w:rPr>
        <w:t xml:space="preserve"> arousal</w:t>
      </w:r>
      <w:del w:id="28" w:author="Jos Becktepe" w:date="2023-03-19T13:52:00Z">
        <w:r w:rsidRPr="009C17E4" w:rsidDel="00FB6344">
          <w:rPr>
            <w:rFonts w:ascii="Helvetica" w:hAnsi="Helvetica" w:cs="FiraGO Medium"/>
            <w:b/>
            <w:noProof/>
            <w:sz w:val="18"/>
            <w:szCs w:val="18"/>
          </w:rPr>
          <w:delText xml:space="preserve"> / cognitive stress,</w:delText>
        </w:r>
      </w:del>
      <w:r w:rsidRPr="009C17E4">
        <w:rPr>
          <w:rFonts w:ascii="Helvetica" w:hAnsi="Helvetica" w:cs="FiraGO Medium"/>
          <w:b/>
          <w:noProof/>
          <w:sz w:val="18"/>
          <w:szCs w:val="18"/>
        </w:rPr>
        <w:t xml:space="preserve"> as measured here by the pupil size, could mediate the increase of tremor amplitude.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is required to better understand the role of these two possible mechanisms underlying 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06254372"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041065">
        <w: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D565D6" w:rsidRPr="00D565D6">
        <w:t xml:space="preserve"> Tremor might occur in complete rest or during specific motor activation conditions, for example while actively maintaining a position against gravity (postural tremor) or during </w:t>
      </w:r>
      <w:del w:id="29" w:author="Jos Becktepe" w:date="2023-03-20T20:38:00Z">
        <w:r w:rsidR="00D565D6" w:rsidRPr="00D565D6" w:rsidDel="003C5A7C">
          <w:delText xml:space="preserve">voluntary movements (simple kinetic tremor) and especially </w:delText>
        </w:r>
      </w:del>
      <w:r w:rsidR="00D565D6" w:rsidRPr="00D565D6">
        <w:t xml:space="preserve">target-driven movements (intention tremor). Various etiologies can be underlying </w:t>
      </w:r>
      <w:r w:rsidR="00AF139F" w:rsidRPr="00D565D6">
        <w:t>and, in many cases</w:t>
      </w:r>
      <w:r w:rsidR="00D565D6" w:rsidRPr="00D565D6">
        <w:t xml:space="preserve"> -including the large group of essential tremor</w:t>
      </w:r>
      <w:r w:rsidR="001A5BB1">
        <w:t>s</w:t>
      </w:r>
      <w:r w:rsidR="00D565D6" w:rsidRPr="00D565D6">
        <w:t xml:space="preserve">- the etiology remains obscure. However, as </w:t>
      </w:r>
      <w:r w:rsidR="00350B4B">
        <w:t xml:space="preserve">a </w:t>
      </w:r>
      <w:r w:rsidR="00D565D6" w:rsidRPr="00D565D6">
        <w:t>common pathophysiological substrate of action tremor syndromes</w:t>
      </w:r>
      <w:r w:rsidR="00390657">
        <w:t>,</w:t>
      </w:r>
      <w:r w:rsidR="00D565D6" w:rsidRPr="00D565D6">
        <w:t xml:space="preserve">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ins w:id="30" w:author="Jos Becktepe" w:date="2023-03-20T20:44:00Z">
        <w:r w:rsidR="00747A17">
          <w:t xml:space="preserve"> </w:t>
        </w:r>
      </w:ins>
      <w:r w:rsidR="00F8107A">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EE5B0D">
        <w:instrText xml:space="preserve"> ADDIN EN.CITE </w:instrText>
      </w:r>
      <w:r w:rsidR="00EE5B0D">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EE5B0D">
        <w:instrText xml:space="preserve"> ADDIN EN.CITE.DATA </w:instrText>
      </w:r>
      <w:r w:rsidR="00EE5B0D">
        <w:fldChar w:fldCharType="end"/>
      </w:r>
      <w:r w:rsidR="00F8107A">
        <w:fldChar w:fldCharType="separate"/>
      </w:r>
      <w:r w:rsidR="00EE5B0D">
        <w:rPr>
          <w:noProof/>
        </w:rPr>
        <w:t>(Helmich, Toni et al. 2013, Deuschl, Becktepe et al. 2022)</w:t>
      </w:r>
      <w:r w:rsidR="00F8107A">
        <w:fldChar w:fldCharType="end"/>
      </w:r>
    </w:p>
    <w:p w14:paraId="14745D57" w14:textId="1C525653" w:rsidR="00383A9B" w:rsidRPr="009208BA" w:rsidRDefault="002736E0" w:rsidP="0075371F">
      <w:pPr>
        <w:pStyle w:val="MainTextwithTab"/>
      </w:pPr>
      <w:r>
        <w:t>Despite it</w:t>
      </w:r>
      <w:r w:rsidR="001065B0">
        <w:t xml:space="preserve">s´ central origin, </w:t>
      </w:r>
      <w:r w:rsidR="00AA76D7">
        <w:t xml:space="preserve">Essential tremor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del w:id="31" w:author="Jos Becktepe" w:date="2023-03-20T20:46:00Z">
        <w:r w:rsidR="00041065" w:rsidDel="005D4B4D">
          <w:delText>.</w:delText>
        </w:r>
      </w:del>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01513A">
        <w:t>o</w:t>
      </w:r>
      <w:r w:rsidR="003A5EC8">
        <w:t>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consecutively</w:t>
      </w:r>
      <w:r w:rsidR="000123DF" w:rsidRPr="009208BA">
        <w:t xml:space="preserve"> interacts with the central oscil</w:t>
      </w:r>
      <w:r w:rsidR="0067568A">
        <w:t>lations</w:t>
      </w:r>
      <w:r w:rsidR="003A74B3">
        <w:t>.</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r w:rsidR="00524E06">
        <w:t xml:space="preserve"> </w:t>
      </w:r>
      <w:r w:rsidR="00FA5FB4">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integration of somatosensory afferent and efferent signals </w:t>
      </w:r>
      <w:r w:rsidR="00383A9B" w:rsidRPr="00383A9B">
        <w:rPr>
          <w:lang w:val="en-GB"/>
        </w:rPr>
        <w:t>within certain thalamic areas play a decisive role in the generation of tremor amplitude.</w:t>
      </w:r>
      <w:r w:rsidR="00383A9B" w:rsidRPr="00383A9B">
        <w:rPr>
          <w:lang w:val="en-GB"/>
        </w:rPr>
        <w:fldChar w:fldCharType="begin"/>
      </w:r>
      <w:r w:rsidR="00FA5FB4">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sidR="00FA5FB4">
        <w:rPr>
          <w:noProof/>
          <w:lang w:val="en-GB"/>
        </w:rPr>
        <w:t>(Pedrosa, Brown et al. 2018)</w:t>
      </w:r>
      <w:r w:rsidR="00383A9B" w:rsidRPr="00383A9B">
        <w:fldChar w:fldCharType="end"/>
      </w:r>
    </w:p>
    <w:p w14:paraId="15A9B6F8" w14:textId="70D5ABE2" w:rsidR="00D565D6" w:rsidRDefault="00F720B6" w:rsidP="002C2DBE">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w:t>
      </w:r>
      <w:r w:rsidR="005E473D">
        <w:t xml:space="preserve">was shown </w:t>
      </w:r>
      <w:r w:rsidR="00EF4316">
        <w:t>responsive to</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535317">
        <w:t xml:space="preserve"> This </w:t>
      </w:r>
      <w:r w:rsidR="001C0517">
        <w:t xml:space="preserve">phenomenon </w:t>
      </w:r>
      <w:r w:rsidR="00535317">
        <w:t xml:space="preserve">was </w:t>
      </w:r>
      <w:r w:rsidR="00964617">
        <w:t>reported</w:t>
      </w:r>
      <w:r w:rsidR="001C0517">
        <w:t xml:space="preserve"> for several different tremor etiologies</w:t>
      </w:r>
      <w:r w:rsidR="00A96C8F">
        <w:t>, encompassing</w:t>
      </w:r>
      <w:r w:rsidR="00535317">
        <w:t xml:space="preserve"> ET</w:t>
      </w:r>
      <w:r w:rsidR="008237D6">
        <w:t xml:space="preserve">, dystonic </w:t>
      </w:r>
      <w:proofErr w:type="gramStart"/>
      <w:r w:rsidR="008237D6">
        <w:t>tremor</w:t>
      </w:r>
      <w:proofErr w:type="gramEnd"/>
      <w:r w:rsidR="00535317">
        <w:t xml:space="preserve"> and intention tremor in multiple sclerosis.</w:t>
      </w:r>
      <w:r w:rsidR="00535317" w:rsidRPr="00DB7FA7">
        <w:rPr>
          <w:lang w:val="en-GB"/>
        </w:rPr>
        <w:t xml:space="preserve"> </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 </w:instrText>
      </w:r>
      <w:r w:rsidR="00376B90">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EN.CITE.DATA </w:instrText>
      </w:r>
      <w:r w:rsidR="00376B90">
        <w:rPr>
          <w:lang w:val="en-GB"/>
        </w:rPr>
      </w:r>
      <w:r w:rsidR="00376B90">
        <w:rPr>
          <w:lang w:val="en-GB"/>
        </w:rPr>
        <w:fldChar w:fldCharType="end"/>
      </w:r>
      <w:r w:rsidR="00DB7FA7" w:rsidRPr="00DB7FA7">
        <w:rPr>
          <w:lang w:val="en-GB"/>
        </w:rPr>
      </w:r>
      <w:r w:rsidR="00DB7FA7" w:rsidRPr="00DB7FA7">
        <w:rPr>
          <w:lang w:val="en-GB"/>
        </w:rPr>
        <w:fldChar w:fldCharType="separate"/>
      </w:r>
      <w:r w:rsidR="00376B90">
        <w:rPr>
          <w:noProof/>
          <w:lang w:val="en-GB"/>
        </w:rPr>
        <w:t>(Keogh, Morrison et al. 2004, Feys, Helsen et al. 2006, Gironell, Ribosa-Nogue et al. 2012, DeSimone, Archer et al. 2019)</w:t>
      </w:r>
      <w:r w:rsidR="00DB7FA7" w:rsidRPr="00DB7FA7">
        <w:fldChar w:fldCharType="end"/>
      </w:r>
      <w:r w:rsidR="0001513A">
        <w:t>.</w:t>
      </w:r>
      <w:r w:rsidR="009C028E">
        <w:t xml:space="preserve"> </w:t>
      </w:r>
      <w:r w:rsidR="00D565D6" w:rsidRPr="00D565D6">
        <w:t xml:space="preserve"> </w:t>
      </w:r>
      <w:del w:id="32" w:author="Jos Becktepe" w:date="2023-03-20T20:48:00Z">
        <w:r w:rsidR="0001513A" w:rsidDel="00597441">
          <w:delText>Archer et al. find</w:delText>
        </w:r>
      </w:del>
      <w:ins w:id="33" w:author="Jos Becktepe" w:date="2023-03-20T20:48:00Z">
        <w:r w:rsidR="00597441">
          <w:t xml:space="preserve">In a recent fMRI </w:t>
        </w:r>
        <w:proofErr w:type="gramStart"/>
        <w:r w:rsidR="00E56DE0">
          <w:t>study</w:t>
        </w:r>
      </w:ins>
      <w:proofErr w:type="gramEnd"/>
      <w:r w:rsidR="0001513A">
        <w:t xml:space="preserve"> a “</w:t>
      </w:r>
      <w:r w:rsidR="0001513A" w:rsidRPr="0001513A">
        <w:t>widespread visually-sensitive functional network</w:t>
      </w:r>
      <w:r w:rsidR="0001513A">
        <w:t>”</w:t>
      </w:r>
      <w:r w:rsidR="0001513A" w:rsidRPr="0001513A">
        <w:t xml:space="preserve"> </w:t>
      </w:r>
      <w:ins w:id="34" w:author="Jos Becktepe" w:date="2023-03-20T20:48:00Z">
        <w:r w:rsidR="00E56DE0">
          <w:t xml:space="preserve">was found to </w:t>
        </w:r>
      </w:ins>
      <w:del w:id="35" w:author="Jos Becktepe" w:date="2023-03-20T20:48:00Z">
        <w:r w:rsidR="0001513A" w:rsidDel="00E56DE0">
          <w:delText xml:space="preserve">contribution </w:delText>
        </w:r>
      </w:del>
      <w:ins w:id="36" w:author="Jos Becktepe" w:date="2023-03-20T20:48:00Z">
        <w:r w:rsidR="00E56DE0">
          <w:t xml:space="preserve">contribute </w:t>
        </w:r>
      </w:ins>
      <w:r w:rsidR="0001513A">
        <w:t xml:space="preserve">to tremor severity in a </w:t>
      </w:r>
      <w:ins w:id="37" w:author="Jos Becktepe" w:date="2023-03-20T20:48:00Z">
        <w:r w:rsidR="00E56DE0">
          <w:t xml:space="preserve">visual </w:t>
        </w:r>
      </w:ins>
      <w:r w:rsidR="0001513A">
        <w:t xml:space="preserve">feedback based task. </w:t>
      </w:r>
      <w:r w:rsidR="00D565D6" w:rsidRPr="00D565D6">
        <w:t xml:space="preserve">However, it has not been examined </w:t>
      </w:r>
      <w:r w:rsidR="00EA2AC5">
        <w:t xml:space="preserve">yet </w:t>
      </w:r>
      <w:r w:rsidR="00D565D6" w:rsidRPr="00D565D6">
        <w:t xml:space="preserve">whether visual feedback exclusively modulates action tremor </w:t>
      </w:r>
      <w:r w:rsidR="005E772B">
        <w:t>amplitude</w:t>
      </w:r>
      <w:r w:rsidR="005E772B" w:rsidRPr="00D565D6">
        <w:t xml:space="preserve"> </w:t>
      </w:r>
      <w:r w:rsidR="00D565D6" w:rsidRPr="00D565D6">
        <w:t xml:space="preserve">or if </w:t>
      </w:r>
      <w:r w:rsidR="00CC2DA6">
        <w:t>alterations of</w:t>
      </w:r>
      <w:r w:rsidR="00D565D6" w:rsidRPr="00D565D6">
        <w:t xml:space="preserve"> other afferent input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w:t>
      </w:r>
      <w:r w:rsidR="00484EE4">
        <w:t xml:space="preserve">would </w:t>
      </w:r>
      <w:r w:rsidR="00CF2384" w:rsidRPr="00D565D6">
        <w:t xml:space="preserve">increase </w:t>
      </w:r>
      <w:r w:rsidR="00484EE4">
        <w:t xml:space="preserve">the </w:t>
      </w:r>
      <w:r w:rsidR="00CF2384" w:rsidRPr="00D565D6">
        <w:t>tremor amplitude.</w:t>
      </w:r>
      <w:r w:rsidR="00CF2384">
        <w:t xml:space="preserve"> </w:t>
      </w:r>
      <w:r w:rsidR="00484EE4">
        <w:t>This would raise the q</w:t>
      </w:r>
      <w:r w:rsidR="00D95C7E">
        <w:t xml:space="preserve">uestion for a common </w:t>
      </w:r>
      <w:r w:rsidR="00D95C7E">
        <w:lastRenderedPageBreak/>
        <w:t>underlying mechanism</w:t>
      </w:r>
      <w:r w:rsidR="00DF47E9">
        <w:t xml:space="preserve"> modulating </w:t>
      </w:r>
      <w:r w:rsidR="00E4192E">
        <w:t>tremor amplitude</w:t>
      </w:r>
      <w:r w:rsidR="00245246">
        <w:t xml:space="preserve"> in </w:t>
      </w:r>
      <w:r w:rsidR="00D47AC9">
        <w:rPr>
          <w:noProof/>
        </w:rPr>
        <mc:AlternateContent>
          <mc:Choice Requires="wps">
            <w:drawing>
              <wp:anchor distT="45720" distB="45720" distL="114300" distR="114300" simplePos="0" relativeHeight="251671554" behindDoc="0" locked="0" layoutInCell="1" allowOverlap="1" wp14:anchorId="6165D67D" wp14:editId="64EE291A">
                <wp:simplePos x="0" y="0"/>
                <wp:positionH relativeFrom="margin">
                  <wp:posOffset>3406775</wp:posOffset>
                </wp:positionH>
                <wp:positionV relativeFrom="margin">
                  <wp:posOffset>3175</wp:posOffset>
                </wp:positionV>
                <wp:extent cx="3196590" cy="4585335"/>
                <wp:effectExtent l="0" t="0" r="22860" b="24765"/>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4585335"/>
                        </a:xfrm>
                        <a:prstGeom prst="rect">
                          <a:avLst/>
                        </a:prstGeom>
                        <a:solidFill>
                          <a:srgbClr val="FFFFFF"/>
                        </a:solidFill>
                        <a:ln w="9525">
                          <a:solidFill>
                            <a:srgbClr val="000000"/>
                          </a:solidFill>
                          <a:miter lim="800000"/>
                          <a:headEnd/>
                          <a:tailEnd/>
                        </a:ln>
                      </wps:spPr>
                      <wps:txbx>
                        <w:txbxContent>
                          <w:p w14:paraId="2FD334D5" w14:textId="0BFD9031" w:rsidR="008474AF" w:rsidRDefault="00D83639" w:rsidP="008474AF">
                            <w:pPr>
                              <w:rPr>
                                <w:ins w:id="38" w:author="Julius Welzel" w:date="2023-04-27T13:57:00Z"/>
                              </w:rPr>
                            </w:pPr>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D47AC9">
                            <w:pPr>
                              <w:pStyle w:val="FigureLegendMain"/>
                              <w:jc w:val="center"/>
                              <w:pPrChange w:id="39" w:author="Julius Welzel" w:date="2023-04-27T13:58:00Z">
                                <w:pPr/>
                              </w:pPrChange>
                            </w:pPr>
                            <w:ins w:id="40" w:author="Julius Welzel" w:date="2023-04-27T13:57:00Z">
                              <w:r>
                                <w:t>(a)</w:t>
                              </w:r>
                            </w:ins>
                          </w:p>
                          <w:p w14:paraId="36902897" w14:textId="77777777" w:rsidR="00A51E88" w:rsidRDefault="00A51E88" w:rsidP="008474AF">
                            <w:pPr>
                              <w:pStyle w:val="FigureLegendMain"/>
                              <w:keepNext/>
                              <w:rPr>
                                <w:rStyle w:val="FigureLegendTitleTegn"/>
                              </w:rPr>
                            </w:pPr>
                            <w:bookmarkStart w:id="41" w:name="_Ref128728972"/>
                          </w:p>
                          <w:p w14:paraId="025C180B" w14:textId="77777777" w:rsidR="00D47AC9" w:rsidRDefault="00A51E88" w:rsidP="008474AF">
                            <w:pPr>
                              <w:pStyle w:val="FigureLegendMain"/>
                              <w:keepNext/>
                              <w:rPr>
                                <w:ins w:id="42" w:author="Julius Welzel" w:date="2023-04-27T13:58:00Z"/>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ins w:id="43" w:author="Julius Welzel" w:date="2023-04-27T13:58:00Z"/>
                                <w:rStyle w:val="FigureLegendTitleTegn"/>
                                <w:b w:val="0"/>
                                <w:color w:val="000000" w:themeColor="text1"/>
                              </w:rPr>
                            </w:pPr>
                            <w:ins w:id="44" w:author="Julius Welzel" w:date="2023-04-27T13:58:00Z">
                              <w:r w:rsidRPr="00D47AC9">
                                <w:rPr>
                                  <w:rStyle w:val="FigureLegendTitleTegn"/>
                                  <w:b w:val="0"/>
                                  <w:color w:val="000000" w:themeColor="text1"/>
                                  <w:rPrChange w:id="45" w:author="Julius Welzel" w:date="2023-04-27T13:58:00Z">
                                    <w:rPr>
                                      <w:rStyle w:val="FigureLegendTitleTegn"/>
                                    </w:rPr>
                                  </w:rPrChange>
                                </w:rPr>
                                <w:t>(b)</w:t>
                              </w:r>
                            </w:ins>
                          </w:p>
                          <w:p w14:paraId="4682ECBF" w14:textId="77777777" w:rsidR="00D47AC9" w:rsidRPr="00D47AC9" w:rsidRDefault="00D47AC9" w:rsidP="00D47AC9">
                            <w:pPr>
                              <w:pStyle w:val="FigureLegendMain"/>
                              <w:jc w:val="center"/>
                              <w:rPr>
                                <w:ins w:id="46" w:author="Julius Welzel" w:date="2023-04-27T13:58:00Z"/>
                                <w:rStyle w:val="FigureLegendTitleTegn"/>
                                <w:b w:val="0"/>
                                <w:color w:val="000000" w:themeColor="text1"/>
                                <w:rPrChange w:id="47" w:author="Julius Welzel" w:date="2023-04-27T13:58:00Z">
                                  <w:rPr>
                                    <w:ins w:id="48" w:author="Julius Welzel" w:date="2023-04-27T13:58:00Z"/>
                                    <w:rStyle w:val="FigureLegendTitleTegn"/>
                                  </w:rPr>
                                </w:rPrChange>
                              </w:rPr>
                              <w:pPrChange w:id="49" w:author="Julius Welzel" w:date="2023-04-27T13:58:00Z">
                                <w:pPr>
                                  <w:pStyle w:val="FigureLegendMain"/>
                                  <w:keepNext/>
                                </w:pPr>
                              </w:pPrChange>
                            </w:pPr>
                          </w:p>
                          <w:p w14:paraId="549E8DF1" w14:textId="4E80C18C" w:rsidR="008474AF" w:rsidRDefault="008474AF" w:rsidP="008474AF">
                            <w:pPr>
                              <w:pStyle w:val="FigureLegendMain"/>
                              <w:keepNext/>
                              <w:rPr>
                                <w:ins w:id="50" w:author="Jos Becktepe" w:date="2023-03-27T16:28:00Z"/>
                              </w:rPr>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41"/>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ins w:id="51" w:author="Julius Welzel" w:date="2023-04-27T13:59:00Z">
                              <w:r w:rsidR="00D47AC9">
                                <w:t>visual only (</w:t>
                              </w:r>
                            </w:ins>
                            <w:proofErr w:type="spellStart"/>
                            <w:r>
                              <w:t>vo</w:t>
                            </w:r>
                            <w:proofErr w:type="spellEnd"/>
                            <w:ins w:id="52" w:author="Julius Welzel" w:date="2023-04-27T13:59:00Z">
                              <w:r w:rsidR="00D47AC9">
                                <w:t>)</w:t>
                              </w:r>
                            </w:ins>
                            <w:r>
                              <w:t xml:space="preserve">, </w:t>
                            </w:r>
                            <w:ins w:id="53" w:author="Julius Welzel" w:date="2023-04-27T13:59:00Z">
                              <w:r w:rsidR="00D47AC9">
                                <w:t>audio-visual (</w:t>
                              </w:r>
                            </w:ins>
                            <w:proofErr w:type="spellStart"/>
                            <w:r>
                              <w:t>va</w:t>
                            </w:r>
                            <w:proofErr w:type="spellEnd"/>
                            <w:ins w:id="54" w:author="Julius Welzel" w:date="2023-04-27T13:59:00Z">
                              <w:r w:rsidR="00D47AC9">
                                <w:t>)</w:t>
                              </w:r>
                            </w:ins>
                            <w:r>
                              <w:t xml:space="preserve">, </w:t>
                            </w:r>
                            <w:ins w:id="55" w:author="Julius Welzel" w:date="2023-04-27T13:59:00Z">
                              <w:r w:rsidR="00D47AC9">
                                <w:t>auditory (</w:t>
                              </w:r>
                            </w:ins>
                            <w:proofErr w:type="spellStart"/>
                            <w:r>
                              <w:t>ao</w:t>
                            </w:r>
                            <w:proofErr w:type="spellEnd"/>
                            <w:ins w:id="56" w:author="Julius Welzel" w:date="2023-04-27T13:59:00Z">
                              <w:r w:rsidR="00D47AC9">
                                <w:t>)</w:t>
                              </w:r>
                            </w:ins>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7164ACB4" w14:textId="2173AF3C" w:rsidR="002828A6" w:rsidRPr="002C2DBE" w:rsidRDefault="002828A6" w:rsidP="008474AF">
                            <w:pPr>
                              <w:pStyle w:val="FigureLegendMain"/>
                              <w:keepNext/>
                            </w:pPr>
                            <w:proofErr w:type="spellStart"/>
                            <w:ins w:id="57" w:author="Jos Becktepe" w:date="2023-03-27T16:29:00Z">
                              <w:r>
                                <w:t>ao</w:t>
                              </w:r>
                              <w:proofErr w:type="spellEnd"/>
                              <w:r>
                                <w:t xml:space="preserve">: auditory only; </w:t>
                              </w:r>
                              <w:proofErr w:type="spellStart"/>
                              <w:r>
                                <w:t>va</w:t>
                              </w:r>
                              <w:proofErr w:type="spellEnd"/>
                              <w:r>
                                <w:t xml:space="preserve">: audio-visual; </w:t>
                              </w:r>
                              <w:proofErr w:type="spellStart"/>
                              <w:r>
                                <w:t>vo</w:t>
                              </w:r>
                              <w:proofErr w:type="spellEnd"/>
                              <w:r>
                                <w:t>: visual only</w:t>
                              </w:r>
                            </w:ins>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_x0000_s1026" type="#_x0000_t202" style="position:absolute;left:0;text-align:left;margin-left:268.25pt;margin-top:.25pt;width:251.7pt;height:361.05pt;z-index:2516715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">
                <v:path arrowok="t"/>
                <v:textbox>
                  <w:txbxContent>
                    <w:p w14:paraId="2FD334D5" w14:textId="0BFD9031" w:rsidR="008474AF" w:rsidRDefault="00D83639" w:rsidP="008474AF">
                      <w:pPr>
                        <w:rPr>
                          <w:ins w:id="58" w:author="Julius Welzel" w:date="2023-04-27T13:57:00Z"/>
                        </w:rPr>
                      </w:pPr>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D47AC9">
                      <w:pPr>
                        <w:pStyle w:val="FigureLegendMain"/>
                        <w:jc w:val="center"/>
                        <w:pPrChange w:id="59" w:author="Julius Welzel" w:date="2023-04-27T13:58:00Z">
                          <w:pPr/>
                        </w:pPrChange>
                      </w:pPr>
                      <w:ins w:id="60" w:author="Julius Welzel" w:date="2023-04-27T13:57:00Z">
                        <w:r>
                          <w:t>(a)</w:t>
                        </w:r>
                      </w:ins>
                    </w:p>
                    <w:p w14:paraId="36902897" w14:textId="77777777" w:rsidR="00A51E88" w:rsidRDefault="00A51E88" w:rsidP="008474AF">
                      <w:pPr>
                        <w:pStyle w:val="FigureLegendMain"/>
                        <w:keepNext/>
                        <w:rPr>
                          <w:rStyle w:val="FigureLegendTitleTegn"/>
                        </w:rPr>
                      </w:pPr>
                      <w:bookmarkStart w:id="61" w:name="_Ref128728972"/>
                    </w:p>
                    <w:p w14:paraId="025C180B" w14:textId="77777777" w:rsidR="00D47AC9" w:rsidRDefault="00A51E88" w:rsidP="008474AF">
                      <w:pPr>
                        <w:pStyle w:val="FigureLegendMain"/>
                        <w:keepNext/>
                        <w:rPr>
                          <w:ins w:id="62" w:author="Julius Welzel" w:date="2023-04-27T13:58:00Z"/>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ins w:id="63" w:author="Julius Welzel" w:date="2023-04-27T13:58:00Z"/>
                          <w:rStyle w:val="FigureLegendTitleTegn"/>
                          <w:b w:val="0"/>
                          <w:color w:val="000000" w:themeColor="text1"/>
                        </w:rPr>
                      </w:pPr>
                      <w:ins w:id="64" w:author="Julius Welzel" w:date="2023-04-27T13:58:00Z">
                        <w:r w:rsidRPr="00D47AC9">
                          <w:rPr>
                            <w:rStyle w:val="FigureLegendTitleTegn"/>
                            <w:b w:val="0"/>
                            <w:color w:val="000000" w:themeColor="text1"/>
                            <w:rPrChange w:id="65" w:author="Julius Welzel" w:date="2023-04-27T13:58:00Z">
                              <w:rPr>
                                <w:rStyle w:val="FigureLegendTitleTegn"/>
                              </w:rPr>
                            </w:rPrChange>
                          </w:rPr>
                          <w:t>(b)</w:t>
                        </w:r>
                      </w:ins>
                    </w:p>
                    <w:p w14:paraId="4682ECBF" w14:textId="77777777" w:rsidR="00D47AC9" w:rsidRPr="00D47AC9" w:rsidRDefault="00D47AC9" w:rsidP="00D47AC9">
                      <w:pPr>
                        <w:pStyle w:val="FigureLegendMain"/>
                        <w:jc w:val="center"/>
                        <w:rPr>
                          <w:ins w:id="66" w:author="Julius Welzel" w:date="2023-04-27T13:58:00Z"/>
                          <w:rStyle w:val="FigureLegendTitleTegn"/>
                          <w:b w:val="0"/>
                          <w:color w:val="000000" w:themeColor="text1"/>
                          <w:rPrChange w:id="67" w:author="Julius Welzel" w:date="2023-04-27T13:58:00Z">
                            <w:rPr>
                              <w:ins w:id="68" w:author="Julius Welzel" w:date="2023-04-27T13:58:00Z"/>
                              <w:rStyle w:val="FigureLegendTitleTegn"/>
                            </w:rPr>
                          </w:rPrChange>
                        </w:rPr>
                        <w:pPrChange w:id="69" w:author="Julius Welzel" w:date="2023-04-27T13:58:00Z">
                          <w:pPr>
                            <w:pStyle w:val="FigureLegendMain"/>
                            <w:keepNext/>
                          </w:pPr>
                        </w:pPrChange>
                      </w:pPr>
                    </w:p>
                    <w:p w14:paraId="549E8DF1" w14:textId="4E80C18C" w:rsidR="008474AF" w:rsidRDefault="008474AF" w:rsidP="008474AF">
                      <w:pPr>
                        <w:pStyle w:val="FigureLegendMain"/>
                        <w:keepNext/>
                        <w:rPr>
                          <w:ins w:id="70" w:author="Jos Becktepe" w:date="2023-03-27T16:28:00Z"/>
                        </w:rPr>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61"/>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ins w:id="71" w:author="Julius Welzel" w:date="2023-04-27T13:59:00Z">
                        <w:r w:rsidR="00D47AC9">
                          <w:t>visual only (</w:t>
                        </w:r>
                      </w:ins>
                      <w:proofErr w:type="spellStart"/>
                      <w:r>
                        <w:t>vo</w:t>
                      </w:r>
                      <w:proofErr w:type="spellEnd"/>
                      <w:ins w:id="72" w:author="Julius Welzel" w:date="2023-04-27T13:59:00Z">
                        <w:r w:rsidR="00D47AC9">
                          <w:t>)</w:t>
                        </w:r>
                      </w:ins>
                      <w:r>
                        <w:t xml:space="preserve">, </w:t>
                      </w:r>
                      <w:ins w:id="73" w:author="Julius Welzel" w:date="2023-04-27T13:59:00Z">
                        <w:r w:rsidR="00D47AC9">
                          <w:t>audio-visual (</w:t>
                        </w:r>
                      </w:ins>
                      <w:proofErr w:type="spellStart"/>
                      <w:r>
                        <w:t>va</w:t>
                      </w:r>
                      <w:proofErr w:type="spellEnd"/>
                      <w:ins w:id="74" w:author="Julius Welzel" w:date="2023-04-27T13:59:00Z">
                        <w:r w:rsidR="00D47AC9">
                          <w:t>)</w:t>
                        </w:r>
                      </w:ins>
                      <w:r>
                        <w:t xml:space="preserve">, </w:t>
                      </w:r>
                      <w:ins w:id="75" w:author="Julius Welzel" w:date="2023-04-27T13:59:00Z">
                        <w:r w:rsidR="00D47AC9">
                          <w:t>auditory (</w:t>
                        </w:r>
                      </w:ins>
                      <w:proofErr w:type="spellStart"/>
                      <w:r>
                        <w:t>ao</w:t>
                      </w:r>
                      <w:proofErr w:type="spellEnd"/>
                      <w:ins w:id="76" w:author="Julius Welzel" w:date="2023-04-27T13:59:00Z">
                        <w:r w:rsidR="00D47AC9">
                          <w:t>)</w:t>
                        </w:r>
                      </w:ins>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7164ACB4" w14:textId="2173AF3C" w:rsidR="002828A6" w:rsidRPr="002C2DBE" w:rsidRDefault="002828A6" w:rsidP="008474AF">
                      <w:pPr>
                        <w:pStyle w:val="FigureLegendMain"/>
                        <w:keepNext/>
                      </w:pPr>
                      <w:proofErr w:type="spellStart"/>
                      <w:ins w:id="77" w:author="Jos Becktepe" w:date="2023-03-27T16:29:00Z">
                        <w:r>
                          <w:t>ao</w:t>
                        </w:r>
                        <w:proofErr w:type="spellEnd"/>
                        <w:r>
                          <w:t xml:space="preserve">: auditory only; </w:t>
                        </w:r>
                        <w:proofErr w:type="spellStart"/>
                        <w:r>
                          <w:t>va</w:t>
                        </w:r>
                        <w:proofErr w:type="spellEnd"/>
                        <w:r>
                          <w:t xml:space="preserve">: audio-visual; </w:t>
                        </w:r>
                        <w:proofErr w:type="spellStart"/>
                        <w:r>
                          <w:t>vo</w:t>
                        </w:r>
                        <w:proofErr w:type="spellEnd"/>
                        <w:r>
                          <w:t>: visual only</w:t>
                        </w:r>
                      </w:ins>
                    </w:p>
                    <w:p w14:paraId="61B84A17" w14:textId="77777777" w:rsidR="008474AF" w:rsidRDefault="008474AF" w:rsidP="008474AF"/>
                  </w:txbxContent>
                </v:textbox>
                <w10:wrap type="topAndBottom" anchorx="margin" anchory="margin"/>
              </v:shape>
            </w:pict>
          </mc:Fallback>
        </mc:AlternateContent>
      </w:r>
      <w:r w:rsidR="00245246">
        <w:t xml:space="preserve">dependence of </w:t>
      </w:r>
      <w:r w:rsidR="00857BDF">
        <w:t>any sensory feedback.</w:t>
      </w:r>
      <w:r w:rsidR="00D565D6" w:rsidRPr="00D565D6">
        <w:t xml:space="preserve"> Also, a potential role of multisensory integration </w:t>
      </w:r>
      <w:del w:id="78" w:author="Jos Becktepe" w:date="2023-03-20T20:50:00Z">
        <w:r w:rsidR="00D565D6" w:rsidRPr="00D565D6" w:rsidDel="00F41EE8">
          <w:delText xml:space="preserve">in </w:delText>
        </w:r>
      </w:del>
      <w:ins w:id="79" w:author="Jos Becktepe" w:date="2023-03-20T20:50:00Z">
        <w:r w:rsidR="00F41EE8">
          <w:t>for</w:t>
        </w:r>
        <w:r w:rsidR="00F41EE8" w:rsidRPr="00D565D6">
          <w:t xml:space="preserve"> </w:t>
        </w:r>
      </w:ins>
      <w:r w:rsidR="00D565D6" w:rsidRPr="00D565D6">
        <w:t xml:space="preserve">tremor amplitude modulation has not been examined yet. Simultaneously incoming sensory feedback could lead to an amplification of the tremor modulating effect compared to </w:t>
      </w:r>
      <w:r w:rsidR="00C84E35">
        <w:t xml:space="preserve">the </w:t>
      </w:r>
      <w:proofErr w:type="spellStart"/>
      <w:r w:rsidR="00D565D6" w:rsidRPr="00D565D6">
        <w:t>monosensory</w:t>
      </w:r>
      <w:proofErr w:type="spellEnd"/>
      <w:r w:rsidR="00D565D6" w:rsidRPr="00D565D6">
        <w:t xml:space="preserve"> condition.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708C06C5" w14:textId="16993966" w:rsidR="00AF139F" w:rsidRPr="00D565D6" w:rsidRDefault="00AF139F" w:rsidP="002C2DBE">
      <w:pPr>
        <w:pStyle w:val="MainTextwithTab"/>
      </w:pPr>
    </w:p>
    <w:p w14:paraId="4F6E5625" w14:textId="332065A2" w:rsidR="002C2DBE" w:rsidRDefault="00B022FB" w:rsidP="00D565D6">
      <w:pPr>
        <w:pStyle w:val="MainText"/>
        <w:rPr>
          <w:ins w:id="80" w:author="Jos Becktepe" w:date="2023-03-20T21:01:00Z"/>
        </w:rPr>
      </w:pPr>
      <w:r w:rsidRPr="00B022FB">
        <w:t xml:space="preserve">The purpose of our study is to </w:t>
      </w:r>
      <w:del w:id="81" w:author="Jos Becktepe" w:date="2023-03-20T20:54:00Z">
        <w:r w:rsidRPr="00B022FB" w:rsidDel="009568A7">
          <w:delText>investigate two specific hypotheses</w:delText>
        </w:r>
      </w:del>
      <w:ins w:id="82" w:author="Jos Becktepe" w:date="2023-03-20T20:54:00Z">
        <w:r w:rsidR="009568A7">
          <w:t xml:space="preserve">address two specific </w:t>
        </w:r>
      </w:ins>
      <w:ins w:id="83" w:author="Jos Becktepe" w:date="2023-03-20T20:55:00Z">
        <w:r w:rsidR="009568A7">
          <w:t>questions</w:t>
        </w:r>
      </w:ins>
      <w:del w:id="84" w:author="Jos Becktepe" w:date="2023-03-20T20:55:00Z">
        <w:r w:rsidRPr="00B022FB" w:rsidDel="00D3461C">
          <w:delText>.</w:delText>
        </w:r>
      </w:del>
      <w:ins w:id="85" w:author="Jos Becktepe" w:date="2023-03-20T20:55:00Z">
        <w:r w:rsidR="00D3461C">
          <w:t>:</w:t>
        </w:r>
      </w:ins>
      <w:r w:rsidRPr="00B022FB">
        <w:t xml:space="preserve"> Firstly, we aim to determine if </w:t>
      </w:r>
      <w:del w:id="86" w:author="Jos Becktepe" w:date="2023-03-20T20:55:00Z">
        <w:r w:rsidRPr="00B022FB" w:rsidDel="00D3461C">
          <w:delText xml:space="preserve">feedback scaling </w:delText>
        </w:r>
        <w:r w:rsidDel="00D3461C">
          <w:delText>accentuates</w:delText>
        </w:r>
        <w:r w:rsidRPr="00B022FB" w:rsidDel="00D3461C">
          <w:delText xml:space="preserve"> </w:delText>
        </w:r>
        <w:r w:rsidDel="00D3461C">
          <w:delText xml:space="preserve">force tremor </w:delText>
        </w:r>
        <w:r w:rsidRPr="00B022FB" w:rsidDel="00D3461C">
          <w:delText>in ET patients</w:delText>
        </w:r>
      </w:del>
      <w:del w:id="87" w:author="Jos Becktepe" w:date="2023-03-20T20:52:00Z">
        <w:r w:rsidRPr="00B022FB" w:rsidDel="00A24D49">
          <w:delText xml:space="preserve"> in different sensory feedback conditions</w:delText>
        </w:r>
      </w:del>
      <w:del w:id="88" w:author="Jos Becktepe" w:date="2023-03-20T20:55:00Z">
        <w:r w:rsidRPr="00B022FB" w:rsidDel="00D3461C">
          <w:delText>, but not in healthy controls (HC)</w:delText>
        </w:r>
      </w:del>
      <w:ins w:id="89" w:author="Jos Becktepe" w:date="2023-03-20T20:55:00Z">
        <w:r w:rsidR="00D3461C">
          <w:t xml:space="preserve">auditory feedback modulates </w:t>
        </w:r>
        <w:r w:rsidR="000B349B">
          <w:t xml:space="preserve">target force tremor in ET patients </w:t>
        </w:r>
      </w:ins>
      <w:ins w:id="90" w:author="Jos Becktepe" w:date="2023-03-20T20:56:00Z">
        <w:r w:rsidR="000B349B">
          <w:t>in a comparable manner to visual feedback</w:t>
        </w:r>
        <w:r w:rsidR="000F026D">
          <w:t xml:space="preserve"> and </w:t>
        </w:r>
      </w:ins>
      <w:ins w:id="91" w:author="Jos Becktepe" w:date="2023-03-20T20:57:00Z">
        <w:r w:rsidR="00E24C55">
          <w:t xml:space="preserve">to </w:t>
        </w:r>
      </w:ins>
      <w:ins w:id="92" w:author="Jos Becktepe" w:date="2023-03-20T20:56:00Z">
        <w:r w:rsidR="000F026D">
          <w:t>a combined multisensory feedback of both</w:t>
        </w:r>
      </w:ins>
      <w:ins w:id="93" w:author="Jos Becktepe" w:date="2023-03-20T20:57:00Z">
        <w:r w:rsidR="00D22490">
          <w:t xml:space="preserve"> conditions</w:t>
        </w:r>
      </w:ins>
      <w:r w:rsidRPr="00B022FB">
        <w:t xml:space="preserve">. </w:t>
      </w:r>
      <w:del w:id="94" w:author="Jos Becktepe" w:date="2023-03-20T20:56:00Z">
        <w:r w:rsidRPr="00B022FB" w:rsidDel="00D22490">
          <w:delText xml:space="preserve">We hypothesize that the influence of feedback scaling on tremor severity will be greater in ET patients compared to HC, indicating that </w:delText>
        </w:r>
        <w:r w:rsidDel="00D22490">
          <w:delText xml:space="preserve">… </w:delText>
        </w:r>
        <w:r w:rsidRPr="00B022FB" w:rsidDel="00D22490">
          <w:delText xml:space="preserve">. </w:delText>
        </w:r>
      </w:del>
      <w:r w:rsidRPr="00B022FB">
        <w:t xml:space="preserve">Secondly, we aim to assess whether </w:t>
      </w:r>
      <w:del w:id="95" w:author="Jos Becktepe" w:date="2023-03-20T20:59:00Z">
        <w:r w:rsidRPr="00B022FB" w:rsidDel="00161A61">
          <w:delText xml:space="preserve">increased </w:delText>
        </w:r>
      </w:del>
      <w:r w:rsidRPr="00B022FB">
        <w:t xml:space="preserve">pupil dilation, as a marker for arousal and noradrenergic activation, </w:t>
      </w:r>
      <w:del w:id="96" w:author="Jos Becktepe" w:date="2023-03-20T20:59:00Z">
        <w:r w:rsidRPr="00B022FB" w:rsidDel="00161A61">
          <w:delText xml:space="preserve">occurs </w:delText>
        </w:r>
      </w:del>
      <w:ins w:id="97" w:author="Jos Becktepe" w:date="2023-03-20T20:59:00Z">
        <w:r w:rsidR="00161A61">
          <w:t>is increased</w:t>
        </w:r>
        <w:r w:rsidR="00161A61" w:rsidRPr="00B022FB">
          <w:t xml:space="preserve"> </w:t>
        </w:r>
      </w:ins>
      <w:r w:rsidRPr="00B022FB">
        <w:t xml:space="preserve">during </w:t>
      </w:r>
      <w:del w:id="98" w:author="Jos Becktepe" w:date="2023-03-20T20:58:00Z">
        <w:r w:rsidRPr="00B022FB" w:rsidDel="009242DE">
          <w:delText>a harder task for participants</w:delText>
        </w:r>
      </w:del>
      <w:ins w:id="99" w:author="Jos Becktepe" w:date="2023-03-20T20:58:00Z">
        <w:r w:rsidR="009242DE">
          <w:t xml:space="preserve">the </w:t>
        </w:r>
      </w:ins>
      <w:ins w:id="100" w:author="Jos Becktepe" w:date="2023-03-29T16:11:00Z">
        <w:r w:rsidR="00946DD8">
          <w:t>enhanced</w:t>
        </w:r>
      </w:ins>
      <w:ins w:id="101" w:author="Jos Becktepe" w:date="2023-03-20T20:59:00Z">
        <w:r w:rsidR="00161A61">
          <w:t xml:space="preserve"> feedback conditions</w:t>
        </w:r>
      </w:ins>
      <w:r w:rsidRPr="00B022FB">
        <w:t xml:space="preserve">. We hypothesize that </w:t>
      </w:r>
      <w:del w:id="102" w:author="Jos Becktepe" w:date="2023-03-20T21:00:00Z">
        <w:r w:rsidRPr="00B022FB" w:rsidDel="006109ED">
          <w:delText>individuals</w:delText>
        </w:r>
        <w:r w:rsidDel="006109ED">
          <w:delText xml:space="preserve"> (</w:delText>
        </w:r>
      </w:del>
      <w:r>
        <w:t xml:space="preserve">ET patients </w:t>
      </w:r>
      <w:del w:id="103" w:author="Jos Becktepe" w:date="2023-03-20T21:00:00Z">
        <w:r w:rsidDel="006109ED">
          <w:delText>and HCs)</w:delText>
        </w:r>
        <w:r w:rsidRPr="00B022FB" w:rsidDel="006109ED">
          <w:delText xml:space="preserve"> who </w:delText>
        </w:r>
      </w:del>
      <w:r w:rsidRPr="00B022FB">
        <w:t xml:space="preserve">experience greater arousal and </w:t>
      </w:r>
      <w:del w:id="104" w:author="Jos Becktepe" w:date="2023-03-20T21:00:00Z">
        <w:r w:rsidRPr="00B022FB" w:rsidDel="00637E47">
          <w:delText>noradrenergic activation</w:delText>
        </w:r>
      </w:del>
      <w:ins w:id="105" w:author="Jos Becktepe" w:date="2023-03-20T21:00:00Z">
        <w:r w:rsidR="00637E47">
          <w:t>pupil dilation</w:t>
        </w:r>
      </w:ins>
      <w:r w:rsidRPr="00B022FB">
        <w:t xml:space="preserve"> during </w:t>
      </w:r>
      <w:del w:id="106" w:author="Jos Becktepe" w:date="2023-03-20T21:00:00Z">
        <w:r w:rsidRPr="00B022FB" w:rsidDel="00637E47">
          <w:delText>a harder task will show greater pupil dilation</w:delText>
        </w:r>
      </w:del>
      <w:ins w:id="107" w:author="Jos Becktepe" w:date="2023-03-20T21:00:00Z">
        <w:r w:rsidR="00637E47">
          <w:t xml:space="preserve">the </w:t>
        </w:r>
      </w:ins>
      <w:ins w:id="108" w:author="Jos Becktepe" w:date="2023-03-29T16:11:00Z">
        <w:r w:rsidR="000C7D38">
          <w:t>enhanced</w:t>
        </w:r>
      </w:ins>
      <w:ins w:id="109" w:author="Jos Becktepe" w:date="2023-03-20T21:00:00Z">
        <w:r w:rsidR="00637E47">
          <w:t xml:space="preserve"> feedback condition</w:t>
        </w:r>
      </w:ins>
      <w:ins w:id="110" w:author="Jos Becktepe" w:date="2023-03-20T21:01:00Z">
        <w:r w:rsidR="002C70D7">
          <w:t>s</w:t>
        </w:r>
      </w:ins>
      <w:r w:rsidRPr="00B022FB">
        <w:t xml:space="preserve"> compared to </w:t>
      </w:r>
      <w:del w:id="111" w:author="Jos Becktepe" w:date="2023-03-20T21:01:00Z">
        <w:r w:rsidRPr="00B022FB" w:rsidDel="002C70D7">
          <w:delText>those who do not</w:delText>
        </w:r>
      </w:del>
      <w:ins w:id="112" w:author="Jos Becktepe" w:date="2023-03-20T21:01:00Z">
        <w:r w:rsidR="002C70D7">
          <w:t xml:space="preserve">HC, independently of the </w:t>
        </w:r>
        <w:r w:rsidR="004A3A8E">
          <w:t>type of feedback</w:t>
        </w:r>
      </w:ins>
      <w:r w:rsidRPr="00B022FB">
        <w:t>.</w:t>
      </w:r>
    </w:p>
    <w:p w14:paraId="116AA7A7" w14:textId="77777777" w:rsidR="004A3A8E" w:rsidRDefault="004A3A8E" w:rsidP="00D565D6">
      <w:pPr>
        <w:pStyle w:val="MainText"/>
      </w:pPr>
    </w:p>
    <w:p w14:paraId="0825F38F" w14:textId="49D3666C" w:rsidR="009208BA" w:rsidRPr="00FF5F16" w:rsidRDefault="001F543C" w:rsidP="009208BA">
      <w:pPr>
        <w:pStyle w:val="Heading1"/>
      </w:pPr>
      <w:r w:rsidRPr="00FF5F16">
        <w:t>Results</w:t>
      </w:r>
    </w:p>
    <w:p w14:paraId="4E0D1B7E" w14:textId="0C255971" w:rsidR="00711CDC" w:rsidRPr="00FF5F16" w:rsidRDefault="00F935FF" w:rsidP="00711CDC">
      <w:pPr>
        <w:pStyle w:val="Heading2"/>
      </w:pPr>
      <w:r w:rsidRPr="00FF5F16">
        <w:t xml:space="preserve"> </w:t>
      </w:r>
      <w:r w:rsidR="00711CDC" w:rsidRPr="00FF5F16">
        <w:t>Clinical data</w:t>
      </w:r>
    </w:p>
    <w:p w14:paraId="4BA4C852" w14:textId="4345F8D6" w:rsidR="00D94497" w:rsidRPr="00FF5F16" w:rsidDel="0057271A" w:rsidRDefault="002D33DE" w:rsidP="00D94497">
      <w:pPr>
        <w:rPr>
          <w:del w:id="113" w:author="Jos Becktepe" w:date="2023-03-27T14:37:00Z"/>
          <w:lang w:val="en-GB"/>
        </w:rPr>
      </w:pPr>
      <w:r w:rsidRPr="00FF5F16">
        <w:t>1</w:t>
      </w:r>
      <w:r w:rsidR="00E2312B">
        <w:t>4</w:t>
      </w:r>
      <w:r w:rsidRPr="00FF5F16">
        <w:t xml:space="preserve"> ET patients and 1</w:t>
      </w:r>
      <w:r w:rsidR="00E2312B">
        <w:t>4</w:t>
      </w:r>
      <w:r w:rsidRPr="00FF5F16">
        <w:t xml:space="preserve"> age- and gender matched healthy controls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t>
      </w:r>
      <w:del w:id="114" w:author="Jos Becktepe" w:date="2023-03-19T13:57:00Z">
        <w:r w:rsidR="0075371F" w:rsidRPr="00FF5F16" w:rsidDel="00CE29FC">
          <w:delText xml:space="preserve">A total of </w:delText>
        </w:r>
        <w:r w:rsidR="00C57DF3" w:rsidDel="00CE29FC">
          <w:delText>46</w:delText>
        </w:r>
        <w:r w:rsidR="0075371F" w:rsidRPr="00FF5F16" w:rsidDel="00CE29FC">
          <w:delText xml:space="preserve">% of participants was female. </w:delText>
        </w:r>
      </w:del>
      <w:r w:rsidR="00E43F03" w:rsidRPr="00FF5F16">
        <w:t xml:space="preserve">While there was no significant </w:t>
      </w:r>
      <w:ins w:id="115" w:author="Jos Becktepe" w:date="2023-03-19T13:57:00Z">
        <w:r w:rsidR="00CE29FC">
          <w:t xml:space="preserve">group </w:t>
        </w:r>
      </w:ins>
      <w:r w:rsidR="00E43F03" w:rsidRPr="00FF5F16">
        <w:t xml:space="preserve">difference in age (t = 86.50, p = 0.147), the Becks-Depression-Inventory (BDI-II, t = 113.50, p = 0.003) and </w:t>
      </w:r>
      <w:proofErr w:type="spellStart"/>
      <w:r w:rsidR="00E43F03" w:rsidRPr="00FF5F16">
        <w:t>Schmahmann</w:t>
      </w:r>
      <w:proofErr w:type="spellEnd"/>
      <w:r w:rsidR="00E43F03" w:rsidRPr="00FF5F16">
        <w:t xml:space="preserve">-Scale (t = 33.50, p = 0.046) revealed a statistically significant difference between the patients and control </w:t>
      </w:r>
      <w:commentRangeStart w:id="116"/>
      <w:r w:rsidR="00E43F03" w:rsidRPr="00FF5F16">
        <w:t>group</w:t>
      </w:r>
      <w:commentRangeEnd w:id="116"/>
      <w:r w:rsidR="00927110">
        <w:rPr>
          <w:rStyle w:val="CommentReference"/>
          <w:rFonts w:asciiTheme="minorHAnsi" w:eastAsiaTheme="minorHAnsi" w:hAnsiTheme="minorHAnsi" w:cstheme="minorBidi"/>
          <w:color w:val="auto"/>
          <w:lang w:val="de-DE"/>
        </w:rPr>
        <w:commentReference w:id="116"/>
      </w:r>
      <w:r w:rsidR="00E43F03" w:rsidRPr="00FF5F16">
        <w:t>.</w:t>
      </w:r>
      <w:r w:rsidR="00371DED" w:rsidRPr="00FF5F16">
        <w:t xml:space="preserve"> </w:t>
      </w:r>
      <w:r w:rsidR="00371DED" w:rsidRPr="00FF5F16">
        <w:rPr>
          <w:lang w:val="en-GB"/>
        </w:rPr>
        <w:t>The TETRAS score was significantly correlated with age (r = 0.566, p = 0.035), not however with the BDI-II score (r = -0.145, p = 0.637).</w:t>
      </w:r>
      <w:r w:rsidR="00D94497" w:rsidRPr="00FF5F16">
        <w:rPr>
          <w:lang w:val="en-GB"/>
        </w:rPr>
        <w:t xml:space="preserve"> </w:t>
      </w:r>
      <w:r w:rsidR="003B04D8" w:rsidRPr="00FF5F16">
        <w:rPr>
          <w:lang w:val="en-GB"/>
        </w:rPr>
        <w:t>T</w:t>
      </w:r>
      <w:r w:rsidR="00D94497" w:rsidRPr="00FF5F16">
        <w:rPr>
          <w:lang w:val="en-GB"/>
        </w:rPr>
        <w:t xml:space="preserve">he </w:t>
      </w:r>
      <w:proofErr w:type="spellStart"/>
      <w:r w:rsidR="00D94497" w:rsidRPr="00FF5F16">
        <w:rPr>
          <w:lang w:val="en-GB"/>
        </w:rPr>
        <w:t>Sch</w:t>
      </w:r>
      <w:ins w:id="117" w:author="Jos Becktepe" w:date="2023-03-27T14:32:00Z">
        <w:r w:rsidR="00CF148E">
          <w:rPr>
            <w:lang w:val="en-GB"/>
          </w:rPr>
          <w:t>m</w:t>
        </w:r>
      </w:ins>
      <w:r w:rsidR="00D94497" w:rsidRPr="00FF5F16">
        <w:rPr>
          <w:lang w:val="en-GB"/>
        </w:rPr>
        <w:t>ahmann</w:t>
      </w:r>
      <w:proofErr w:type="spellEnd"/>
      <w:r w:rsidR="00D94497" w:rsidRPr="00FF5F16">
        <w:rPr>
          <w:lang w:val="en-GB"/>
        </w:rPr>
        <w:t xml:space="preserve"> scale</w:t>
      </w:r>
      <w:r w:rsidR="003B04D8" w:rsidRPr="00FF5F16">
        <w:rPr>
          <w:lang w:val="en-GB"/>
        </w:rPr>
        <w:t xml:space="preserve"> total score was</w:t>
      </w:r>
      <w:r w:rsidR="006562FB" w:rsidRPr="00FF5F16">
        <w:rPr>
          <w:lang w:val="en-GB"/>
        </w:rPr>
        <w:t xml:space="preserve"> negatively correlated with age </w:t>
      </w:r>
      <w:r w:rsidR="003B6E97" w:rsidRPr="00FF5F16">
        <w:rPr>
          <w:lang w:val="en-GB"/>
        </w:rPr>
        <w:t>(</w:t>
      </w:r>
      <w:r w:rsidR="00B50941" w:rsidRPr="00FF5F16">
        <w:rPr>
          <w:lang w:val="en-GB"/>
        </w:rPr>
        <w:t>r = -0.24, p = 0.002</w:t>
      </w:r>
      <w:r w:rsidR="003B6E97" w:rsidRPr="00FF5F16">
        <w:rPr>
          <w:lang w:val="en-GB"/>
        </w:rPr>
        <w:t>)</w:t>
      </w:r>
      <w:ins w:id="118" w:author="Jos Becktepe" w:date="2023-03-27T14:37:00Z">
        <w:r w:rsidR="00D12951">
          <w:rPr>
            <w:lang w:val="en-GB"/>
          </w:rPr>
          <w:t>.</w:t>
        </w:r>
      </w:ins>
      <w:r w:rsidR="003B6E97" w:rsidRPr="00FF5F16">
        <w:rPr>
          <w:lang w:val="en-GB"/>
        </w:rPr>
        <w:t xml:space="preserve"> </w:t>
      </w:r>
      <w:del w:id="119" w:author="Jos Becktepe" w:date="2023-03-27T14:37:00Z">
        <w:r w:rsidR="003B6E97" w:rsidRPr="00FF5F16" w:rsidDel="006F3E05">
          <w:rPr>
            <w:lang w:val="en-GB"/>
          </w:rPr>
          <w:delText xml:space="preserve">and </w:delText>
        </w:r>
        <w:commentRangeStart w:id="120"/>
        <w:r w:rsidR="003B6E97" w:rsidRPr="00FF5F16" w:rsidDel="006F3E05">
          <w:rPr>
            <w:lang w:val="en-GB"/>
          </w:rPr>
          <w:delText>was</w:delText>
        </w:r>
        <w:r w:rsidR="003B04D8" w:rsidRPr="00FF5F16" w:rsidDel="006F3E05">
          <w:rPr>
            <w:lang w:val="en-GB"/>
          </w:rPr>
          <w:delText xml:space="preserve"> sigificantly lower in</w:delText>
        </w:r>
        <w:r w:rsidR="00D94497" w:rsidRPr="00FF5F16" w:rsidDel="006F3E05">
          <w:rPr>
            <w:lang w:val="en-GB"/>
          </w:rPr>
          <w:delText xml:space="preserve"> patients </w:delText>
        </w:r>
        <w:r w:rsidR="00403343" w:rsidRPr="00FF5F16" w:rsidDel="006F3E05">
          <w:rPr>
            <w:lang w:val="en-GB"/>
          </w:rPr>
          <w:delText xml:space="preserve">compared to </w:delText>
        </w:r>
        <w:r w:rsidR="00D94497" w:rsidRPr="00FF5F16" w:rsidDel="006F3E05">
          <w:rPr>
            <w:lang w:val="en-GB"/>
          </w:rPr>
          <w:delText>controls (t = 2.226, p = 0.037)</w:delText>
        </w:r>
        <w:commentRangeEnd w:id="120"/>
        <w:r w:rsidR="007D1A0D" w:rsidDel="006F3E05">
          <w:rPr>
            <w:rStyle w:val="CommentReference"/>
            <w:rFonts w:asciiTheme="minorHAnsi" w:eastAsiaTheme="minorHAnsi" w:hAnsiTheme="minorHAnsi" w:cstheme="minorBidi"/>
            <w:color w:val="auto"/>
            <w:lang w:val="de-DE"/>
          </w:rPr>
          <w:commentReference w:id="120"/>
        </w:r>
        <w:r w:rsidR="00D94497" w:rsidRPr="00FF5F16" w:rsidDel="006F3E05">
          <w:rPr>
            <w:lang w:val="en-GB"/>
          </w:rPr>
          <w:delText>, even though there was no significant age difference between the groups.</w:delText>
        </w:r>
      </w:del>
    </w:p>
    <w:p w14:paraId="4415FCC4" w14:textId="1E51F87F" w:rsidR="00711CDC" w:rsidRDefault="00D94497" w:rsidP="0057271A">
      <w:del w:id="121" w:author="Jos Becktepe" w:date="2023-03-27T14:37:00Z">
        <w:r w:rsidRPr="00FF5F16" w:rsidDel="0057271A">
          <w:rPr>
            <w:lang w:val="en-GB"/>
          </w:rPr>
          <w:delText xml:space="preserve"> </w:delText>
        </w:r>
        <w:r w:rsidR="00694D7B" w:rsidDel="0057271A">
          <w:rPr>
            <w:lang w:val="en-GB"/>
          </w:rPr>
          <w:delText>F</w:delText>
        </w:r>
      </w:del>
      <w:del w:id="122" w:author="Jos Becktepe" w:date="2023-03-27T14:38:00Z">
        <w:r w:rsidR="00694D7B" w:rsidDel="0057271A">
          <w:rPr>
            <w:lang w:val="en-GB"/>
          </w:rPr>
          <w:delText xml:space="preserve">or the patients </w:delText>
        </w:r>
        <w:r w:rsidR="00694D7B" w:rsidRPr="00694D7B" w:rsidDel="0057271A">
          <w:rPr>
            <w:lang w:val="en-GB"/>
          </w:rPr>
          <w:delText>w</w:delText>
        </w:r>
        <w:r w:rsidR="00711CDC" w:rsidRPr="00694D7B" w:rsidDel="0057271A">
          <w:delText>e found a significant correlation between the</w:delText>
        </w:r>
      </w:del>
      <w:ins w:id="123" w:author="Jos Becktepe" w:date="2023-03-27T14:38:00Z">
        <w:r w:rsidR="0057271A">
          <w:rPr>
            <w:lang w:val="en-GB"/>
          </w:rPr>
          <w:t>The</w:t>
        </w:r>
      </w:ins>
      <w:r w:rsidR="00711CDC" w:rsidRPr="00694D7B">
        <w:t xml:space="preserve"> TETRAS Score </w:t>
      </w:r>
      <w:ins w:id="124" w:author="Jos Becktepe" w:date="2023-03-27T14:38:00Z">
        <w:r w:rsidR="0057271A">
          <w:t xml:space="preserve">was significantly correlated with </w:t>
        </w:r>
      </w:ins>
      <w:del w:id="125" w:author="Jos Becktepe" w:date="2023-03-27T14:38:00Z">
        <w:r w:rsidR="00711CDC" w:rsidRPr="00694D7B" w:rsidDel="0057271A">
          <w:delText xml:space="preserve">and </w:delText>
        </w:r>
      </w:del>
      <w:r w:rsidR="00711CDC" w:rsidRPr="00694D7B">
        <w:t xml:space="preserve">the </w:t>
      </w:r>
      <w:proofErr w:type="spellStart"/>
      <w:r w:rsidR="00711CDC" w:rsidRPr="00694D7B">
        <w:t>Schmahmann</w:t>
      </w:r>
      <w:proofErr w:type="spellEnd"/>
      <w:r w:rsidR="00711CDC" w:rsidRPr="00694D7B">
        <w:t xml:space="preserve"> </w:t>
      </w:r>
      <w:del w:id="126" w:author="Jos Becktepe" w:date="2023-03-27T14:38:00Z">
        <w:r w:rsidR="00711CDC" w:rsidRPr="00694D7B" w:rsidDel="00337E8A">
          <w:delText xml:space="preserve">scale </w:delText>
        </w:r>
      </w:del>
      <w:ins w:id="127" w:author="Jos Becktepe" w:date="2023-03-27T14:38:00Z">
        <w:r w:rsidR="00337E8A">
          <w:t>score</w:t>
        </w:r>
        <w:r w:rsidR="00337E8A" w:rsidRPr="00694D7B">
          <w:t xml:space="preserve"> </w:t>
        </w:r>
      </w:ins>
      <w:r w:rsidR="00711CDC" w:rsidRPr="00694D7B">
        <w:t>(r = -.21, p = 0.005), this correlation however dropped to r = -.1 (p = 0.197) when including age as a partial factor in the analysis.</w:t>
      </w:r>
      <w:r w:rsidR="00711CDC">
        <w:t xml:space="preserve"> </w:t>
      </w:r>
    </w:p>
    <w:p w14:paraId="795A8FD4" w14:textId="0EE94090" w:rsidR="00595933" w:rsidRDefault="00F935FF" w:rsidP="009208BA">
      <w:r w:rsidRPr="00367F4F">
        <w:rPr>
          <w:lang w:val="en-GB"/>
        </w:rPr>
        <w:t xml:space="preserve"> </w:t>
      </w:r>
    </w:p>
    <w:tbl>
      <w:tblPr>
        <w:tblW w:w="5296" w:type="dxa"/>
        <w:tblLook w:val="04A0" w:firstRow="1" w:lastRow="0" w:firstColumn="1" w:lastColumn="0" w:noHBand="0" w:noVBand="1"/>
      </w:tblPr>
      <w:tblGrid>
        <w:gridCol w:w="993"/>
        <w:gridCol w:w="692"/>
        <w:gridCol w:w="167"/>
        <w:gridCol w:w="983"/>
        <w:gridCol w:w="792"/>
        <w:gridCol w:w="24"/>
        <w:gridCol w:w="891"/>
        <w:gridCol w:w="135"/>
        <w:gridCol w:w="634"/>
      </w:tblGrid>
      <w:tr w:rsidR="00595933" w:rsidRPr="006D47D3" w14:paraId="5C6B3C25" w14:textId="77777777" w:rsidTr="00AF44C3">
        <w:trPr>
          <w:trHeight w:val="332"/>
        </w:trPr>
        <w:tc>
          <w:tcPr>
            <w:tcW w:w="993" w:type="dxa"/>
            <w:vMerge w:val="restart"/>
            <w:tcBorders>
              <w:top w:val="single" w:sz="8" w:space="0" w:color="auto"/>
              <w:left w:val="nil"/>
              <w:right w:val="nil"/>
            </w:tcBorders>
            <w:shd w:val="clear" w:color="auto" w:fill="auto"/>
            <w:noWrap/>
            <w:hideMark/>
          </w:tcPr>
          <w:p w14:paraId="5572C234" w14:textId="77777777" w:rsidR="00595933" w:rsidRPr="006D47D3" w:rsidRDefault="00595933" w:rsidP="006D47D3">
            <w:pPr>
              <w:pStyle w:val="MethodsText"/>
              <w:rPr>
                <w:lang w:val="en-GB" w:eastAsia="en-GB"/>
              </w:rPr>
            </w:pPr>
            <w:r w:rsidRPr="006D47D3">
              <w:rPr>
                <w:lang w:val="en-GB" w:eastAsia="en-GB"/>
              </w:rPr>
              <w:t>Variable</w:t>
            </w:r>
          </w:p>
        </w:tc>
        <w:tc>
          <w:tcPr>
            <w:tcW w:w="859" w:type="dxa"/>
            <w:gridSpan w:val="2"/>
            <w:tcBorders>
              <w:top w:val="single" w:sz="8" w:space="0" w:color="auto"/>
              <w:left w:val="nil"/>
              <w:bottom w:val="single" w:sz="4" w:space="0" w:color="auto"/>
              <w:right w:val="nil"/>
            </w:tcBorders>
            <w:shd w:val="clear" w:color="auto" w:fill="auto"/>
            <w:noWrap/>
            <w:hideMark/>
          </w:tcPr>
          <w:p w14:paraId="51A5A400" w14:textId="481C07E2" w:rsidR="00595933" w:rsidRPr="006D47D3" w:rsidRDefault="008474AF" w:rsidP="006D47D3">
            <w:pPr>
              <w:pStyle w:val="MethodsText"/>
              <w:rPr>
                <w:color w:val="000000"/>
                <w:lang w:val="en-GB" w:eastAsia="en-GB"/>
              </w:rPr>
            </w:pPr>
            <w:r w:rsidRPr="006D47D3">
              <w:rPr>
                <w:color w:val="000000"/>
                <w:lang w:val="en-GB" w:eastAsia="en-GB"/>
              </w:rPr>
              <w:t>ET</w:t>
            </w:r>
            <w:r w:rsidR="00595933" w:rsidRPr="006D47D3">
              <w:rPr>
                <w:color w:val="000000"/>
                <w:lang w:val="en-GB" w:eastAsia="en-GB"/>
              </w:rPr>
              <w:t xml:space="preserve"> </w:t>
            </w:r>
          </w:p>
        </w:tc>
        <w:tc>
          <w:tcPr>
            <w:tcW w:w="983" w:type="dxa"/>
            <w:tcBorders>
              <w:top w:val="single" w:sz="8" w:space="0" w:color="auto"/>
              <w:left w:val="nil"/>
              <w:bottom w:val="single" w:sz="4" w:space="0" w:color="auto"/>
              <w:right w:val="nil"/>
            </w:tcBorders>
            <w:shd w:val="clear" w:color="auto" w:fill="auto"/>
          </w:tcPr>
          <w:p w14:paraId="6881B0C2" w14:textId="5F3DC80F" w:rsidR="00595933" w:rsidRPr="006D47D3" w:rsidRDefault="00595933" w:rsidP="006D47D3">
            <w:pPr>
              <w:pStyle w:val="MethodsText"/>
              <w:rPr>
                <w:color w:val="000000"/>
                <w:lang w:val="en-GB" w:eastAsia="en-GB"/>
              </w:rPr>
            </w:pPr>
          </w:p>
        </w:tc>
        <w:tc>
          <w:tcPr>
            <w:tcW w:w="816" w:type="dxa"/>
            <w:gridSpan w:val="2"/>
            <w:tcBorders>
              <w:top w:val="single" w:sz="8" w:space="0" w:color="auto"/>
              <w:left w:val="nil"/>
              <w:bottom w:val="single" w:sz="4" w:space="0" w:color="auto"/>
              <w:right w:val="nil"/>
            </w:tcBorders>
            <w:shd w:val="clear" w:color="auto" w:fill="auto"/>
          </w:tcPr>
          <w:p w14:paraId="2B728299" w14:textId="78B4F6F6" w:rsidR="00595933" w:rsidRPr="006D47D3" w:rsidRDefault="008474AF" w:rsidP="006D47D3">
            <w:pPr>
              <w:pStyle w:val="MethodsText"/>
              <w:rPr>
                <w:color w:val="000000"/>
                <w:lang w:val="en-GB" w:eastAsia="en-GB"/>
              </w:rPr>
            </w:pPr>
            <w:r w:rsidRPr="006D47D3">
              <w:rPr>
                <w:color w:val="000000"/>
                <w:lang w:val="en-GB" w:eastAsia="en-GB"/>
              </w:rPr>
              <w:t>HC</w:t>
            </w:r>
            <w:r w:rsidR="00595933" w:rsidRPr="006D47D3">
              <w:rPr>
                <w:color w:val="000000"/>
                <w:lang w:val="en-GB" w:eastAsia="en-GB"/>
              </w:rPr>
              <w:t xml:space="preserve"> </w:t>
            </w:r>
          </w:p>
        </w:tc>
        <w:tc>
          <w:tcPr>
            <w:tcW w:w="877" w:type="dxa"/>
            <w:tcBorders>
              <w:top w:val="single" w:sz="8" w:space="0" w:color="auto"/>
              <w:left w:val="nil"/>
              <w:bottom w:val="single" w:sz="4" w:space="0" w:color="auto"/>
              <w:right w:val="nil"/>
            </w:tcBorders>
            <w:shd w:val="clear" w:color="auto" w:fill="auto"/>
          </w:tcPr>
          <w:p w14:paraId="3172EB0F" w14:textId="51733473" w:rsidR="00595933" w:rsidRPr="006D47D3" w:rsidRDefault="00595933" w:rsidP="006D47D3">
            <w:pPr>
              <w:pStyle w:val="MethodsText"/>
              <w:rPr>
                <w:color w:val="000000"/>
                <w:lang w:val="en-GB" w:eastAsia="en-GB"/>
              </w:rPr>
            </w:pPr>
          </w:p>
        </w:tc>
        <w:tc>
          <w:tcPr>
            <w:tcW w:w="767" w:type="dxa"/>
            <w:gridSpan w:val="2"/>
            <w:tcBorders>
              <w:top w:val="single" w:sz="8" w:space="0" w:color="auto"/>
              <w:left w:val="nil"/>
              <w:bottom w:val="single" w:sz="4" w:space="0" w:color="auto"/>
              <w:right w:val="nil"/>
            </w:tcBorders>
            <w:shd w:val="clear" w:color="auto" w:fill="auto"/>
          </w:tcPr>
          <w:p w14:paraId="587D5D25" w14:textId="457E562B" w:rsidR="00595933" w:rsidRPr="006D47D3" w:rsidRDefault="00595933" w:rsidP="006D47D3">
            <w:pPr>
              <w:pStyle w:val="MethodsText"/>
              <w:rPr>
                <w:color w:val="000000"/>
                <w:lang w:val="en-GB" w:eastAsia="en-GB"/>
              </w:rPr>
            </w:pPr>
          </w:p>
        </w:tc>
      </w:tr>
      <w:tr w:rsidR="008474AF" w:rsidRPr="006D47D3" w14:paraId="5531E171" w14:textId="77777777" w:rsidTr="00AF44C3">
        <w:trPr>
          <w:trHeight w:val="332"/>
        </w:trPr>
        <w:tc>
          <w:tcPr>
            <w:tcW w:w="993" w:type="dxa"/>
            <w:vMerge/>
            <w:tcBorders>
              <w:left w:val="nil"/>
              <w:bottom w:val="single" w:sz="4" w:space="0" w:color="auto"/>
              <w:right w:val="nil"/>
            </w:tcBorders>
            <w:shd w:val="clear" w:color="auto" w:fill="auto"/>
            <w:noWrap/>
          </w:tcPr>
          <w:p w14:paraId="485AA3A3" w14:textId="77777777" w:rsidR="008474AF" w:rsidRPr="006D47D3" w:rsidRDefault="008474AF" w:rsidP="006D47D3">
            <w:pPr>
              <w:pStyle w:val="MethodsText"/>
              <w:rPr>
                <w:lang w:val="en-GB" w:eastAsia="en-GB"/>
              </w:rPr>
            </w:pPr>
          </w:p>
        </w:tc>
        <w:tc>
          <w:tcPr>
            <w:tcW w:w="859" w:type="dxa"/>
            <w:gridSpan w:val="2"/>
            <w:tcBorders>
              <w:top w:val="single" w:sz="4" w:space="0" w:color="auto"/>
              <w:left w:val="nil"/>
              <w:bottom w:val="single" w:sz="4" w:space="0" w:color="auto"/>
              <w:right w:val="nil"/>
            </w:tcBorders>
            <w:shd w:val="clear" w:color="auto" w:fill="auto"/>
            <w:noWrap/>
          </w:tcPr>
          <w:p w14:paraId="017903F9" w14:textId="4E874B19" w:rsidR="008474AF" w:rsidRPr="006D47D3" w:rsidRDefault="008474AF" w:rsidP="006D47D3">
            <w:pPr>
              <w:pStyle w:val="MethodsText"/>
              <w:rPr>
                <w:color w:val="000000"/>
                <w:lang w:val="en-GB" w:eastAsia="en-GB"/>
              </w:rPr>
            </w:pPr>
            <w:r w:rsidRPr="006D47D3">
              <w:rPr>
                <w:color w:val="000000"/>
                <w:lang w:val="en-GB" w:eastAsia="en-GB"/>
              </w:rPr>
              <w:t>Median</w:t>
            </w:r>
          </w:p>
        </w:tc>
        <w:tc>
          <w:tcPr>
            <w:tcW w:w="983" w:type="dxa"/>
            <w:tcBorders>
              <w:top w:val="single" w:sz="4" w:space="0" w:color="auto"/>
              <w:left w:val="nil"/>
              <w:bottom w:val="single" w:sz="4" w:space="0" w:color="auto"/>
              <w:right w:val="nil"/>
            </w:tcBorders>
            <w:shd w:val="clear" w:color="auto" w:fill="auto"/>
          </w:tcPr>
          <w:p w14:paraId="50432FB8" w14:textId="77777777" w:rsidR="008474AF" w:rsidRPr="006D47D3" w:rsidRDefault="008474AF" w:rsidP="006D47D3">
            <w:pPr>
              <w:pStyle w:val="MethodsText"/>
              <w:rPr>
                <w:color w:val="000000"/>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1A9A1DC8" w14:textId="3C8A8095"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816" w:type="dxa"/>
            <w:gridSpan w:val="2"/>
            <w:tcBorders>
              <w:top w:val="single" w:sz="4" w:space="0" w:color="auto"/>
              <w:left w:val="nil"/>
              <w:bottom w:val="single" w:sz="4" w:space="0" w:color="auto"/>
              <w:right w:val="nil"/>
            </w:tcBorders>
            <w:shd w:val="clear" w:color="auto" w:fill="auto"/>
          </w:tcPr>
          <w:p w14:paraId="25754F96" w14:textId="2A31E7A4" w:rsidR="008474AF" w:rsidRPr="006D47D3" w:rsidRDefault="008474AF" w:rsidP="006D47D3">
            <w:pPr>
              <w:pStyle w:val="MethodsText"/>
              <w:rPr>
                <w:color w:val="000000"/>
                <w:lang w:val="en-GB" w:eastAsia="en-GB"/>
              </w:rPr>
            </w:pPr>
            <w:r w:rsidRPr="006D47D3">
              <w:rPr>
                <w:color w:val="000000"/>
                <w:lang w:val="en-GB" w:eastAsia="en-GB"/>
              </w:rPr>
              <w:t>Median</w:t>
            </w:r>
          </w:p>
        </w:tc>
        <w:tc>
          <w:tcPr>
            <w:tcW w:w="877" w:type="dxa"/>
            <w:tcBorders>
              <w:top w:val="single" w:sz="4" w:space="0" w:color="auto"/>
              <w:left w:val="nil"/>
              <w:bottom w:val="single" w:sz="4" w:space="0" w:color="auto"/>
              <w:right w:val="nil"/>
            </w:tcBorders>
            <w:shd w:val="clear" w:color="auto" w:fill="auto"/>
          </w:tcPr>
          <w:p w14:paraId="44C23125" w14:textId="77777777" w:rsidR="008474AF" w:rsidRPr="006D47D3" w:rsidRDefault="008474AF" w:rsidP="006D47D3">
            <w:pPr>
              <w:pStyle w:val="MethodsText"/>
              <w:rPr>
                <w:color w:val="000000"/>
                <w:vertAlign w:val="superscript"/>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207AE8E0" w14:textId="23F9E490"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767" w:type="dxa"/>
            <w:gridSpan w:val="2"/>
            <w:tcBorders>
              <w:top w:val="single" w:sz="4" w:space="0" w:color="auto"/>
              <w:left w:val="nil"/>
              <w:bottom w:val="single" w:sz="4" w:space="0" w:color="auto"/>
              <w:right w:val="nil"/>
            </w:tcBorders>
            <w:shd w:val="clear" w:color="auto" w:fill="auto"/>
          </w:tcPr>
          <w:p w14:paraId="58447463" w14:textId="0619D717" w:rsidR="008474AF" w:rsidRPr="006D47D3" w:rsidRDefault="008474AF" w:rsidP="006D47D3">
            <w:pPr>
              <w:pStyle w:val="MethodsText"/>
              <w:rPr>
                <w:color w:val="000000"/>
                <w:lang w:val="en-GB" w:eastAsia="en-GB"/>
              </w:rPr>
            </w:pPr>
            <w:r w:rsidRPr="006D47D3">
              <w:rPr>
                <w:color w:val="000000"/>
                <w:lang w:val="en-GB" w:eastAsia="en-GB"/>
              </w:rPr>
              <w:t>p-value*</w:t>
            </w:r>
          </w:p>
        </w:tc>
      </w:tr>
      <w:tr w:rsidR="00595933" w:rsidRPr="006D47D3" w14:paraId="344B930E"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40C4B64C" w14:textId="5255447F" w:rsidR="00595933" w:rsidRPr="006D47D3" w:rsidRDefault="00595933" w:rsidP="006D47D3">
            <w:pPr>
              <w:pStyle w:val="MethodsText"/>
              <w:rPr>
                <w:color w:val="000000"/>
                <w:lang w:val="en-GB" w:eastAsia="en-GB"/>
              </w:rPr>
            </w:pPr>
            <w:r w:rsidRPr="006D47D3">
              <w:rPr>
                <w:color w:val="000000"/>
                <w:lang w:val="en-GB" w:eastAsia="en-GB"/>
              </w:rPr>
              <w:t>n</w:t>
            </w:r>
          </w:p>
        </w:tc>
        <w:tc>
          <w:tcPr>
            <w:tcW w:w="692" w:type="dxa"/>
            <w:tcBorders>
              <w:top w:val="single" w:sz="4" w:space="0" w:color="auto"/>
              <w:left w:val="nil"/>
              <w:bottom w:val="single" w:sz="4" w:space="0" w:color="auto"/>
              <w:right w:val="nil"/>
            </w:tcBorders>
            <w:shd w:val="clear" w:color="auto" w:fill="auto"/>
            <w:noWrap/>
          </w:tcPr>
          <w:p w14:paraId="55924AF7" w14:textId="0464D43B" w:rsidR="00595933" w:rsidRPr="006D47D3" w:rsidRDefault="00595933" w:rsidP="006D47D3">
            <w:pPr>
              <w:pStyle w:val="MethodsText"/>
              <w:rPr>
                <w:color w:val="000000"/>
                <w:lang w:val="en-GB" w:eastAsia="en-GB"/>
              </w:rPr>
            </w:pPr>
            <w:r w:rsidRPr="006D47D3">
              <w:rPr>
                <w:color w:val="000000"/>
                <w:lang w:val="en-GB" w:eastAsia="en-GB"/>
              </w:rPr>
              <w:t>14</w:t>
            </w:r>
          </w:p>
        </w:tc>
        <w:tc>
          <w:tcPr>
            <w:tcW w:w="1150" w:type="dxa"/>
            <w:gridSpan w:val="2"/>
            <w:tcBorders>
              <w:top w:val="single" w:sz="4" w:space="0" w:color="auto"/>
              <w:left w:val="nil"/>
              <w:bottom w:val="single" w:sz="4" w:space="0" w:color="auto"/>
              <w:right w:val="nil"/>
            </w:tcBorders>
            <w:shd w:val="clear" w:color="auto" w:fill="auto"/>
            <w:noWrap/>
          </w:tcPr>
          <w:p w14:paraId="6852B8E6" w14:textId="689E56A3" w:rsidR="00595933" w:rsidRPr="006D47D3" w:rsidRDefault="00595933" w:rsidP="006D47D3">
            <w:pPr>
              <w:pStyle w:val="MethodsText"/>
              <w:rPr>
                <w:color w:val="000000"/>
                <w:lang w:val="en-GB" w:eastAsia="en-GB"/>
              </w:rPr>
            </w:pPr>
          </w:p>
        </w:tc>
        <w:tc>
          <w:tcPr>
            <w:tcW w:w="792" w:type="dxa"/>
            <w:tcBorders>
              <w:top w:val="single" w:sz="4" w:space="0" w:color="auto"/>
              <w:left w:val="nil"/>
              <w:bottom w:val="single" w:sz="4" w:space="0" w:color="auto"/>
              <w:right w:val="nil"/>
            </w:tcBorders>
            <w:shd w:val="clear" w:color="auto" w:fill="auto"/>
            <w:noWrap/>
          </w:tcPr>
          <w:p w14:paraId="488C4139" w14:textId="4F25B670" w:rsidR="00595933" w:rsidRPr="006D47D3" w:rsidRDefault="008474AF" w:rsidP="006D47D3">
            <w:pPr>
              <w:pStyle w:val="MethodsText"/>
              <w:rPr>
                <w:color w:val="000000"/>
                <w:lang w:val="en-GB" w:eastAsia="en-GB"/>
              </w:rPr>
            </w:pPr>
            <w:r w:rsidRPr="006D47D3">
              <w:rPr>
                <w:color w:val="000000"/>
                <w:lang w:val="en-GB" w:eastAsia="en-GB"/>
              </w:rPr>
              <w:t>14</w:t>
            </w:r>
          </w:p>
        </w:tc>
        <w:tc>
          <w:tcPr>
            <w:tcW w:w="1034" w:type="dxa"/>
            <w:gridSpan w:val="3"/>
            <w:tcBorders>
              <w:top w:val="single" w:sz="4" w:space="0" w:color="auto"/>
              <w:left w:val="nil"/>
              <w:bottom w:val="single" w:sz="4" w:space="0" w:color="auto"/>
              <w:right w:val="nil"/>
            </w:tcBorders>
            <w:shd w:val="clear" w:color="auto" w:fill="auto"/>
            <w:noWrap/>
          </w:tcPr>
          <w:p w14:paraId="47AEF03D" w14:textId="77777777" w:rsidR="00595933" w:rsidRPr="006D47D3" w:rsidRDefault="00595933" w:rsidP="006D47D3">
            <w:pPr>
              <w:pStyle w:val="MethodsText"/>
              <w:rPr>
                <w:color w:val="000000"/>
                <w:lang w:val="en-GB" w:eastAsia="en-GB"/>
              </w:rPr>
            </w:pPr>
          </w:p>
        </w:tc>
        <w:tc>
          <w:tcPr>
            <w:tcW w:w="634" w:type="dxa"/>
            <w:tcBorders>
              <w:top w:val="single" w:sz="4" w:space="0" w:color="auto"/>
              <w:left w:val="nil"/>
              <w:bottom w:val="single" w:sz="4" w:space="0" w:color="auto"/>
              <w:right w:val="nil"/>
            </w:tcBorders>
            <w:shd w:val="clear" w:color="auto" w:fill="auto"/>
            <w:noWrap/>
          </w:tcPr>
          <w:p w14:paraId="1D432768" w14:textId="77777777" w:rsidR="00595933" w:rsidRPr="006D47D3" w:rsidRDefault="00595933" w:rsidP="006D47D3">
            <w:pPr>
              <w:pStyle w:val="MethodsText"/>
              <w:rPr>
                <w:color w:val="000000"/>
                <w:lang w:val="en-GB" w:eastAsia="en-GB"/>
              </w:rPr>
            </w:pPr>
          </w:p>
        </w:tc>
      </w:tr>
      <w:tr w:rsidR="008474AF" w:rsidRPr="006D47D3" w14:paraId="4702BEC6"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24D5C2D8" w14:textId="2F48F245" w:rsidR="008474AF" w:rsidRPr="006D47D3" w:rsidRDefault="008474AF" w:rsidP="006D47D3">
            <w:pPr>
              <w:pStyle w:val="MethodsText"/>
              <w:rPr>
                <w:color w:val="000000"/>
                <w:lang w:val="en-GB" w:eastAsia="en-GB"/>
              </w:rPr>
            </w:pPr>
            <w:r w:rsidRPr="006D47D3">
              <w:rPr>
                <w:color w:val="000000"/>
                <w:lang w:val="en-GB" w:eastAsia="en-GB"/>
              </w:rPr>
              <w:t>Female [n]</w:t>
            </w:r>
          </w:p>
        </w:tc>
        <w:tc>
          <w:tcPr>
            <w:tcW w:w="692" w:type="dxa"/>
            <w:tcBorders>
              <w:top w:val="single" w:sz="4" w:space="0" w:color="auto"/>
              <w:left w:val="nil"/>
              <w:bottom w:val="single" w:sz="4" w:space="0" w:color="auto"/>
              <w:right w:val="nil"/>
            </w:tcBorders>
            <w:shd w:val="clear" w:color="auto" w:fill="auto"/>
            <w:noWrap/>
          </w:tcPr>
          <w:p w14:paraId="37A090F7" w14:textId="1D6EA281" w:rsidR="008474AF" w:rsidRPr="006D47D3" w:rsidRDefault="008474AF" w:rsidP="006D47D3">
            <w:pPr>
              <w:pStyle w:val="MethodsText"/>
              <w:rPr>
                <w:color w:val="000000"/>
                <w:lang w:val="en-GB" w:eastAsia="en-GB"/>
              </w:rPr>
            </w:pPr>
            <w:r w:rsidRPr="006D47D3">
              <w:rPr>
                <w:color w:val="000000"/>
                <w:lang w:val="en-GB" w:eastAsia="en-GB"/>
              </w:rPr>
              <w:t>6</w:t>
            </w:r>
          </w:p>
        </w:tc>
        <w:tc>
          <w:tcPr>
            <w:tcW w:w="1150" w:type="dxa"/>
            <w:gridSpan w:val="2"/>
            <w:tcBorders>
              <w:top w:val="single" w:sz="4" w:space="0" w:color="auto"/>
              <w:left w:val="nil"/>
              <w:bottom w:val="single" w:sz="4" w:space="0" w:color="auto"/>
              <w:right w:val="nil"/>
            </w:tcBorders>
            <w:shd w:val="clear" w:color="auto" w:fill="auto"/>
            <w:noWrap/>
          </w:tcPr>
          <w:p w14:paraId="25E62BEC" w14:textId="77777777" w:rsidR="008474AF" w:rsidRPr="006D47D3" w:rsidRDefault="008474AF" w:rsidP="006D47D3">
            <w:pPr>
              <w:pStyle w:val="MethodsText"/>
              <w:rPr>
                <w:color w:val="000000"/>
                <w:lang w:val="en-GB" w:eastAsia="en-GB"/>
              </w:rPr>
            </w:pPr>
          </w:p>
        </w:tc>
        <w:tc>
          <w:tcPr>
            <w:tcW w:w="792" w:type="dxa"/>
            <w:tcBorders>
              <w:top w:val="single" w:sz="4" w:space="0" w:color="auto"/>
              <w:left w:val="nil"/>
              <w:bottom w:val="single" w:sz="4" w:space="0" w:color="auto"/>
              <w:right w:val="nil"/>
            </w:tcBorders>
            <w:shd w:val="clear" w:color="auto" w:fill="auto"/>
            <w:noWrap/>
          </w:tcPr>
          <w:p w14:paraId="0A2FCE8F" w14:textId="385CE8EF" w:rsidR="008474AF" w:rsidRPr="006D47D3" w:rsidRDefault="008474AF" w:rsidP="006D47D3">
            <w:pPr>
              <w:pStyle w:val="MethodsText"/>
              <w:rPr>
                <w:color w:val="000000"/>
                <w:lang w:val="en-GB" w:eastAsia="en-GB"/>
              </w:rPr>
            </w:pPr>
            <w:r w:rsidRPr="006D47D3">
              <w:rPr>
                <w:color w:val="000000"/>
                <w:lang w:val="en-GB" w:eastAsia="en-GB"/>
              </w:rPr>
              <w:t>7</w:t>
            </w:r>
          </w:p>
        </w:tc>
        <w:tc>
          <w:tcPr>
            <w:tcW w:w="1034" w:type="dxa"/>
            <w:gridSpan w:val="3"/>
            <w:tcBorders>
              <w:top w:val="single" w:sz="4" w:space="0" w:color="auto"/>
              <w:left w:val="nil"/>
              <w:bottom w:val="single" w:sz="4" w:space="0" w:color="auto"/>
              <w:right w:val="nil"/>
            </w:tcBorders>
            <w:shd w:val="clear" w:color="auto" w:fill="auto"/>
            <w:noWrap/>
          </w:tcPr>
          <w:p w14:paraId="671404E9" w14:textId="77777777" w:rsidR="008474AF" w:rsidRPr="006D47D3" w:rsidRDefault="008474AF" w:rsidP="006D47D3">
            <w:pPr>
              <w:pStyle w:val="MethodsText"/>
              <w:rPr>
                <w:color w:val="000000"/>
                <w:lang w:val="en-GB" w:eastAsia="en-GB"/>
              </w:rPr>
            </w:pPr>
          </w:p>
        </w:tc>
        <w:tc>
          <w:tcPr>
            <w:tcW w:w="634" w:type="dxa"/>
            <w:tcBorders>
              <w:top w:val="single" w:sz="4" w:space="0" w:color="auto"/>
              <w:left w:val="nil"/>
              <w:bottom w:val="single" w:sz="4" w:space="0" w:color="auto"/>
              <w:right w:val="nil"/>
            </w:tcBorders>
            <w:shd w:val="clear" w:color="auto" w:fill="auto"/>
            <w:noWrap/>
          </w:tcPr>
          <w:p w14:paraId="060D4AFF" w14:textId="04DB2333" w:rsidR="008474AF" w:rsidRPr="006D47D3" w:rsidRDefault="008474AF" w:rsidP="006D47D3">
            <w:pPr>
              <w:pStyle w:val="MethodsText"/>
              <w:rPr>
                <w:color w:val="000000"/>
                <w:lang w:val="en-GB" w:eastAsia="en-GB"/>
              </w:rPr>
            </w:pPr>
            <w:proofErr w:type="spellStart"/>
            <w:r w:rsidRPr="006D47D3">
              <w:rPr>
                <w:color w:val="000000"/>
                <w:lang w:val="en-GB" w:eastAsia="en-GB"/>
              </w:rPr>
              <w:t>n.s</w:t>
            </w:r>
            <w:proofErr w:type="spellEnd"/>
            <w:r w:rsidRPr="006D47D3">
              <w:rPr>
                <w:color w:val="000000"/>
                <w:lang w:val="en-GB" w:eastAsia="en-GB"/>
              </w:rPr>
              <w:t>.</w:t>
            </w:r>
          </w:p>
        </w:tc>
      </w:tr>
      <w:tr w:rsidR="00595933" w:rsidRPr="006D47D3" w14:paraId="06399782" w14:textId="77777777" w:rsidTr="00AF44C3">
        <w:trPr>
          <w:trHeight w:val="302"/>
        </w:trPr>
        <w:tc>
          <w:tcPr>
            <w:tcW w:w="993" w:type="dxa"/>
            <w:tcBorders>
              <w:top w:val="single" w:sz="4" w:space="0" w:color="auto"/>
              <w:left w:val="nil"/>
              <w:bottom w:val="single" w:sz="4" w:space="0" w:color="auto"/>
              <w:right w:val="nil"/>
            </w:tcBorders>
            <w:shd w:val="clear" w:color="auto" w:fill="auto"/>
            <w:noWrap/>
            <w:hideMark/>
          </w:tcPr>
          <w:p w14:paraId="18EF30E9" w14:textId="77777777" w:rsidR="00595933" w:rsidRPr="006D47D3" w:rsidRDefault="00595933" w:rsidP="006D47D3">
            <w:pPr>
              <w:pStyle w:val="MethodsText"/>
              <w:rPr>
                <w:color w:val="000000"/>
                <w:lang w:val="en-GB" w:eastAsia="en-GB"/>
              </w:rPr>
            </w:pPr>
            <w:r w:rsidRPr="006D47D3">
              <w:rPr>
                <w:color w:val="000000"/>
                <w:lang w:val="en-GB" w:eastAsia="en-GB"/>
              </w:rPr>
              <w:t>Age [years]</w:t>
            </w:r>
          </w:p>
        </w:tc>
        <w:tc>
          <w:tcPr>
            <w:tcW w:w="692" w:type="dxa"/>
            <w:tcBorders>
              <w:top w:val="single" w:sz="4" w:space="0" w:color="auto"/>
              <w:left w:val="nil"/>
              <w:bottom w:val="single" w:sz="4" w:space="0" w:color="auto"/>
              <w:right w:val="nil"/>
            </w:tcBorders>
            <w:shd w:val="clear" w:color="auto" w:fill="auto"/>
            <w:noWrap/>
            <w:hideMark/>
          </w:tcPr>
          <w:p w14:paraId="2B34097A" w14:textId="77777777" w:rsidR="00595933" w:rsidRPr="006D47D3" w:rsidRDefault="00595933" w:rsidP="006D47D3">
            <w:pPr>
              <w:pStyle w:val="MethodsText"/>
              <w:rPr>
                <w:color w:val="000000"/>
                <w:lang w:val="en-GB" w:eastAsia="en-GB"/>
              </w:rPr>
            </w:pPr>
            <w:r w:rsidRPr="006D47D3">
              <w:rPr>
                <w:color w:val="000000"/>
                <w:lang w:val="en-GB" w:eastAsia="en-GB"/>
              </w:rPr>
              <w:t>63.00</w:t>
            </w:r>
          </w:p>
        </w:tc>
        <w:tc>
          <w:tcPr>
            <w:tcW w:w="1150" w:type="dxa"/>
            <w:gridSpan w:val="2"/>
            <w:tcBorders>
              <w:top w:val="single" w:sz="4" w:space="0" w:color="auto"/>
              <w:left w:val="nil"/>
              <w:bottom w:val="single" w:sz="4" w:space="0" w:color="auto"/>
              <w:right w:val="nil"/>
            </w:tcBorders>
            <w:shd w:val="clear" w:color="auto" w:fill="auto"/>
            <w:noWrap/>
            <w:hideMark/>
          </w:tcPr>
          <w:p w14:paraId="065C54F5" w14:textId="1B14B130" w:rsidR="00595933" w:rsidRPr="006D47D3" w:rsidRDefault="008474AF" w:rsidP="006D47D3">
            <w:pPr>
              <w:pStyle w:val="MethodsText"/>
              <w:rPr>
                <w:color w:val="000000"/>
                <w:lang w:val="en-GB" w:eastAsia="en-GB"/>
              </w:rPr>
            </w:pPr>
            <w:r w:rsidRPr="006D47D3">
              <w:rPr>
                <w:color w:val="000000"/>
                <w:lang w:val="en-GB" w:eastAsia="en-GB"/>
              </w:rPr>
              <w:t>[46.0/66.0]</w:t>
            </w:r>
          </w:p>
        </w:tc>
        <w:tc>
          <w:tcPr>
            <w:tcW w:w="792" w:type="dxa"/>
            <w:tcBorders>
              <w:top w:val="single" w:sz="4" w:space="0" w:color="auto"/>
              <w:left w:val="nil"/>
              <w:bottom w:val="single" w:sz="4" w:space="0" w:color="auto"/>
              <w:right w:val="nil"/>
            </w:tcBorders>
            <w:shd w:val="clear" w:color="auto" w:fill="auto"/>
            <w:noWrap/>
            <w:hideMark/>
          </w:tcPr>
          <w:p w14:paraId="1F33E0FF" w14:textId="725875AD" w:rsidR="00595933" w:rsidRPr="006D47D3" w:rsidRDefault="008474AF" w:rsidP="006D47D3">
            <w:pPr>
              <w:pStyle w:val="MethodsText"/>
              <w:rPr>
                <w:color w:val="000000"/>
                <w:lang w:val="en-GB" w:eastAsia="en-GB"/>
              </w:rPr>
            </w:pPr>
            <w:r w:rsidRPr="006D47D3">
              <w:rPr>
                <w:color w:val="000000"/>
                <w:lang w:val="en-GB" w:eastAsia="en-GB"/>
              </w:rPr>
              <w:t>65.50</w:t>
            </w:r>
          </w:p>
        </w:tc>
        <w:tc>
          <w:tcPr>
            <w:tcW w:w="1034" w:type="dxa"/>
            <w:gridSpan w:val="3"/>
            <w:tcBorders>
              <w:top w:val="single" w:sz="4" w:space="0" w:color="auto"/>
              <w:left w:val="nil"/>
              <w:bottom w:val="single" w:sz="4" w:space="0" w:color="auto"/>
              <w:right w:val="nil"/>
            </w:tcBorders>
            <w:shd w:val="clear" w:color="auto" w:fill="auto"/>
            <w:noWrap/>
            <w:hideMark/>
          </w:tcPr>
          <w:p w14:paraId="244B4DA3" w14:textId="77777777" w:rsidR="00595933" w:rsidRPr="006D47D3" w:rsidRDefault="00595933" w:rsidP="006D47D3">
            <w:pPr>
              <w:pStyle w:val="MethodsText"/>
              <w:rPr>
                <w:color w:val="000000"/>
                <w:lang w:val="en-GB" w:eastAsia="en-GB"/>
              </w:rPr>
            </w:pPr>
            <w:r w:rsidRPr="006D47D3">
              <w:rPr>
                <w:color w:val="000000"/>
                <w:lang w:val="en-GB" w:eastAsia="en-GB"/>
              </w:rPr>
              <w:t>[61.0/74.0]</w:t>
            </w:r>
          </w:p>
        </w:tc>
        <w:tc>
          <w:tcPr>
            <w:tcW w:w="634" w:type="dxa"/>
            <w:tcBorders>
              <w:top w:val="single" w:sz="4" w:space="0" w:color="auto"/>
              <w:left w:val="nil"/>
              <w:bottom w:val="single" w:sz="4" w:space="0" w:color="auto"/>
              <w:right w:val="nil"/>
            </w:tcBorders>
            <w:shd w:val="clear" w:color="auto" w:fill="auto"/>
            <w:noWrap/>
            <w:hideMark/>
          </w:tcPr>
          <w:p w14:paraId="77EE2620" w14:textId="68D56F0F" w:rsidR="00595933" w:rsidRPr="006D47D3" w:rsidRDefault="008474AF" w:rsidP="006D47D3">
            <w:pPr>
              <w:pStyle w:val="MethodsText"/>
              <w:rPr>
                <w:color w:val="000000"/>
                <w:lang w:val="en-GB" w:eastAsia="en-GB"/>
              </w:rPr>
            </w:pPr>
            <w:proofErr w:type="spellStart"/>
            <w:proofErr w:type="gramStart"/>
            <w:r w:rsidRPr="006D47D3">
              <w:rPr>
                <w:color w:val="000000"/>
                <w:lang w:val="en-GB" w:eastAsia="en-GB"/>
              </w:rPr>
              <w:t>n.s</w:t>
            </w:r>
            <w:proofErr w:type="spellEnd"/>
            <w:proofErr w:type="gramEnd"/>
          </w:p>
        </w:tc>
      </w:tr>
      <w:tr w:rsidR="00595933" w:rsidRPr="006D47D3" w14:paraId="6A3C472E" w14:textId="77777777" w:rsidTr="00AF44C3">
        <w:trPr>
          <w:trHeight w:val="515"/>
        </w:trPr>
        <w:tc>
          <w:tcPr>
            <w:tcW w:w="993" w:type="dxa"/>
            <w:tcBorders>
              <w:top w:val="single" w:sz="4" w:space="0" w:color="auto"/>
              <w:left w:val="nil"/>
              <w:bottom w:val="single" w:sz="4" w:space="0" w:color="auto"/>
              <w:right w:val="nil"/>
            </w:tcBorders>
            <w:shd w:val="clear" w:color="auto" w:fill="auto"/>
            <w:noWrap/>
            <w:hideMark/>
          </w:tcPr>
          <w:p w14:paraId="6A760FB2" w14:textId="77777777" w:rsidR="00595933" w:rsidRPr="006D47D3" w:rsidRDefault="00595933" w:rsidP="006D47D3">
            <w:pPr>
              <w:pStyle w:val="MethodsText"/>
              <w:rPr>
                <w:color w:val="000000"/>
                <w:lang w:val="en-GB" w:eastAsia="en-GB"/>
              </w:rPr>
            </w:pPr>
            <w:r w:rsidRPr="006D47D3">
              <w:rPr>
                <w:color w:val="000000"/>
                <w:lang w:val="en-GB" w:eastAsia="en-GB"/>
              </w:rPr>
              <w:t>BDI Score [n]</w:t>
            </w:r>
          </w:p>
        </w:tc>
        <w:tc>
          <w:tcPr>
            <w:tcW w:w="692" w:type="dxa"/>
            <w:tcBorders>
              <w:top w:val="single" w:sz="4" w:space="0" w:color="auto"/>
              <w:left w:val="nil"/>
              <w:bottom w:val="single" w:sz="4" w:space="0" w:color="auto"/>
              <w:right w:val="nil"/>
            </w:tcBorders>
            <w:shd w:val="clear" w:color="auto" w:fill="auto"/>
            <w:noWrap/>
            <w:hideMark/>
          </w:tcPr>
          <w:p w14:paraId="4E4505B7" w14:textId="32D5DE53" w:rsidR="00595933" w:rsidRPr="006D47D3" w:rsidRDefault="00595933" w:rsidP="006D47D3">
            <w:pPr>
              <w:pStyle w:val="MethodsText"/>
              <w:rPr>
                <w:color w:val="000000"/>
                <w:lang w:val="en-GB" w:eastAsia="en-GB"/>
              </w:rPr>
            </w:pPr>
            <w:r w:rsidRPr="006D47D3">
              <w:rPr>
                <w:color w:val="000000"/>
                <w:lang w:val="en-GB" w:eastAsia="en-GB"/>
              </w:rPr>
              <w:t>8.00</w:t>
            </w:r>
          </w:p>
        </w:tc>
        <w:tc>
          <w:tcPr>
            <w:tcW w:w="1150" w:type="dxa"/>
            <w:gridSpan w:val="2"/>
            <w:tcBorders>
              <w:top w:val="single" w:sz="4" w:space="0" w:color="auto"/>
              <w:left w:val="nil"/>
              <w:bottom w:val="single" w:sz="4" w:space="0" w:color="auto"/>
              <w:right w:val="nil"/>
            </w:tcBorders>
            <w:shd w:val="clear" w:color="auto" w:fill="auto"/>
            <w:noWrap/>
            <w:hideMark/>
          </w:tcPr>
          <w:p w14:paraId="48F92674" w14:textId="5082121C" w:rsidR="00595933" w:rsidRPr="006D47D3" w:rsidRDefault="008474AF" w:rsidP="006D47D3">
            <w:pPr>
              <w:pStyle w:val="MethodsText"/>
              <w:rPr>
                <w:color w:val="000000"/>
                <w:lang w:val="en-GB" w:eastAsia="en-GB"/>
              </w:rPr>
            </w:pPr>
            <w:r w:rsidRPr="006D47D3">
              <w:rPr>
                <w:color w:val="000000"/>
                <w:lang w:val="en-GB" w:eastAsia="en-GB"/>
              </w:rPr>
              <w:t>[5.0/11.0]</w:t>
            </w:r>
          </w:p>
        </w:tc>
        <w:tc>
          <w:tcPr>
            <w:tcW w:w="792" w:type="dxa"/>
            <w:tcBorders>
              <w:top w:val="single" w:sz="4" w:space="0" w:color="auto"/>
              <w:left w:val="nil"/>
              <w:bottom w:val="single" w:sz="4" w:space="0" w:color="auto"/>
              <w:right w:val="nil"/>
            </w:tcBorders>
            <w:shd w:val="clear" w:color="auto" w:fill="auto"/>
            <w:noWrap/>
            <w:hideMark/>
          </w:tcPr>
          <w:p w14:paraId="19451C57" w14:textId="12113A5D" w:rsidR="00595933" w:rsidRPr="006D47D3" w:rsidRDefault="008474AF" w:rsidP="006D47D3">
            <w:pPr>
              <w:pStyle w:val="MethodsText"/>
              <w:rPr>
                <w:color w:val="000000"/>
                <w:lang w:val="en-GB" w:eastAsia="en-GB"/>
              </w:rPr>
            </w:pPr>
            <w:r w:rsidRPr="006D47D3">
              <w:rPr>
                <w:color w:val="000000"/>
                <w:lang w:val="en-GB" w:eastAsia="en-GB"/>
              </w:rPr>
              <w:t>0.50</w:t>
            </w:r>
          </w:p>
        </w:tc>
        <w:tc>
          <w:tcPr>
            <w:tcW w:w="1034" w:type="dxa"/>
            <w:gridSpan w:val="3"/>
            <w:tcBorders>
              <w:top w:val="single" w:sz="4" w:space="0" w:color="auto"/>
              <w:left w:val="nil"/>
              <w:bottom w:val="single" w:sz="4" w:space="0" w:color="auto"/>
              <w:right w:val="nil"/>
            </w:tcBorders>
            <w:shd w:val="clear" w:color="auto" w:fill="auto"/>
            <w:noWrap/>
            <w:hideMark/>
          </w:tcPr>
          <w:p w14:paraId="0B5CF42D" w14:textId="7BE8EF23" w:rsidR="00595933" w:rsidRPr="006D47D3" w:rsidRDefault="00595933" w:rsidP="006D47D3">
            <w:pPr>
              <w:pStyle w:val="MethodsText"/>
              <w:rPr>
                <w:color w:val="000000"/>
                <w:lang w:val="en-GB" w:eastAsia="en-GB"/>
              </w:rPr>
            </w:pPr>
            <w:r w:rsidRPr="006D47D3">
              <w:rPr>
                <w:color w:val="000000"/>
                <w:lang w:val="en-GB" w:eastAsia="en-GB"/>
              </w:rPr>
              <w:t xml:space="preserve">[0.0/1.8] </w:t>
            </w:r>
          </w:p>
        </w:tc>
        <w:tc>
          <w:tcPr>
            <w:tcW w:w="634" w:type="dxa"/>
            <w:tcBorders>
              <w:top w:val="single" w:sz="4" w:space="0" w:color="auto"/>
              <w:left w:val="nil"/>
              <w:bottom w:val="single" w:sz="4" w:space="0" w:color="auto"/>
              <w:right w:val="nil"/>
            </w:tcBorders>
            <w:shd w:val="clear" w:color="auto" w:fill="auto"/>
            <w:noWrap/>
            <w:hideMark/>
          </w:tcPr>
          <w:p w14:paraId="0810092A" w14:textId="77777777" w:rsidR="00595933" w:rsidRPr="006D47D3" w:rsidRDefault="00595933" w:rsidP="006D47D3">
            <w:pPr>
              <w:pStyle w:val="MethodsText"/>
              <w:rPr>
                <w:color w:val="000000"/>
                <w:lang w:val="en-GB" w:eastAsia="en-GB"/>
              </w:rPr>
            </w:pPr>
            <w:r w:rsidRPr="006D47D3">
              <w:rPr>
                <w:color w:val="000000"/>
                <w:lang w:val="en-GB" w:eastAsia="en-GB"/>
              </w:rPr>
              <w:t>0.003</w:t>
            </w:r>
          </w:p>
        </w:tc>
      </w:tr>
      <w:tr w:rsidR="00595933" w:rsidRPr="006D47D3" w14:paraId="2099D24B" w14:textId="77777777" w:rsidTr="00AF44C3">
        <w:trPr>
          <w:trHeight w:val="537"/>
        </w:trPr>
        <w:tc>
          <w:tcPr>
            <w:tcW w:w="993" w:type="dxa"/>
            <w:tcBorders>
              <w:top w:val="single" w:sz="4" w:space="0" w:color="auto"/>
              <w:left w:val="nil"/>
              <w:bottom w:val="single" w:sz="4" w:space="0" w:color="auto"/>
              <w:right w:val="nil"/>
            </w:tcBorders>
            <w:shd w:val="clear" w:color="auto" w:fill="auto"/>
            <w:noWrap/>
            <w:hideMark/>
          </w:tcPr>
          <w:p w14:paraId="25838F06" w14:textId="77777777" w:rsidR="00595933" w:rsidRPr="006D47D3" w:rsidRDefault="00595933" w:rsidP="006D47D3">
            <w:pPr>
              <w:pStyle w:val="MethodsText"/>
              <w:rPr>
                <w:color w:val="000000"/>
                <w:lang w:val="en-GB" w:eastAsia="en-GB"/>
              </w:rPr>
            </w:pPr>
            <w:proofErr w:type="spellStart"/>
            <w:r w:rsidRPr="006D47D3">
              <w:rPr>
                <w:color w:val="000000"/>
                <w:lang w:val="en-GB" w:eastAsia="en-GB"/>
              </w:rPr>
              <w:t>Schmahmann</w:t>
            </w:r>
            <w:proofErr w:type="spellEnd"/>
            <w:r w:rsidRPr="006D47D3">
              <w:rPr>
                <w:color w:val="000000"/>
                <w:lang w:val="en-GB" w:eastAsia="en-GB"/>
              </w:rPr>
              <w:t xml:space="preserve"> Score [n]</w:t>
            </w:r>
          </w:p>
        </w:tc>
        <w:tc>
          <w:tcPr>
            <w:tcW w:w="692" w:type="dxa"/>
            <w:tcBorders>
              <w:top w:val="single" w:sz="4" w:space="0" w:color="auto"/>
              <w:left w:val="nil"/>
              <w:bottom w:val="single" w:sz="4" w:space="0" w:color="auto"/>
              <w:right w:val="nil"/>
            </w:tcBorders>
            <w:shd w:val="clear" w:color="auto" w:fill="auto"/>
            <w:noWrap/>
            <w:hideMark/>
          </w:tcPr>
          <w:p w14:paraId="43128E74" w14:textId="77777777" w:rsidR="00595933" w:rsidRPr="006D47D3" w:rsidRDefault="00595933" w:rsidP="006D47D3">
            <w:pPr>
              <w:pStyle w:val="MethodsText"/>
              <w:rPr>
                <w:color w:val="000000"/>
                <w:lang w:val="en-GB" w:eastAsia="en-GB"/>
              </w:rPr>
            </w:pPr>
            <w:r w:rsidRPr="006D47D3">
              <w:rPr>
                <w:color w:val="000000"/>
                <w:lang w:val="en-GB" w:eastAsia="en-GB"/>
              </w:rPr>
              <w:t>107.00</w:t>
            </w:r>
          </w:p>
        </w:tc>
        <w:tc>
          <w:tcPr>
            <w:tcW w:w="1150" w:type="dxa"/>
            <w:gridSpan w:val="2"/>
            <w:tcBorders>
              <w:top w:val="single" w:sz="4" w:space="0" w:color="auto"/>
              <w:left w:val="nil"/>
              <w:bottom w:val="single" w:sz="4" w:space="0" w:color="auto"/>
              <w:right w:val="nil"/>
            </w:tcBorders>
            <w:shd w:val="clear" w:color="auto" w:fill="auto"/>
            <w:noWrap/>
            <w:hideMark/>
          </w:tcPr>
          <w:p w14:paraId="39EFD79A" w14:textId="43135397" w:rsidR="00595933" w:rsidRPr="006D47D3" w:rsidRDefault="008474AF" w:rsidP="006D47D3">
            <w:pPr>
              <w:pStyle w:val="MethodsText"/>
              <w:rPr>
                <w:color w:val="000000"/>
                <w:lang w:val="en-GB" w:eastAsia="en-GB"/>
              </w:rPr>
            </w:pPr>
            <w:r w:rsidRPr="006D47D3">
              <w:rPr>
                <w:color w:val="000000"/>
                <w:lang w:val="en-GB" w:eastAsia="en-GB"/>
              </w:rPr>
              <w:t>[86.0/101.0]</w:t>
            </w:r>
          </w:p>
        </w:tc>
        <w:tc>
          <w:tcPr>
            <w:tcW w:w="792" w:type="dxa"/>
            <w:tcBorders>
              <w:top w:val="single" w:sz="4" w:space="0" w:color="auto"/>
              <w:left w:val="nil"/>
              <w:bottom w:val="single" w:sz="4" w:space="0" w:color="auto"/>
              <w:right w:val="nil"/>
            </w:tcBorders>
            <w:shd w:val="clear" w:color="auto" w:fill="auto"/>
            <w:noWrap/>
            <w:hideMark/>
          </w:tcPr>
          <w:p w14:paraId="412EF228" w14:textId="53D60F2D" w:rsidR="00595933" w:rsidRPr="006D47D3" w:rsidRDefault="008474AF" w:rsidP="006D47D3">
            <w:pPr>
              <w:pStyle w:val="MethodsText"/>
              <w:rPr>
                <w:color w:val="000000"/>
                <w:lang w:val="en-GB" w:eastAsia="en-GB"/>
              </w:rPr>
            </w:pPr>
            <w:r w:rsidRPr="006D47D3">
              <w:rPr>
                <w:color w:val="000000"/>
                <w:lang w:val="en-GB" w:eastAsia="en-GB"/>
              </w:rPr>
              <w:t>93.00</w:t>
            </w:r>
          </w:p>
        </w:tc>
        <w:tc>
          <w:tcPr>
            <w:tcW w:w="1034" w:type="dxa"/>
            <w:gridSpan w:val="3"/>
            <w:tcBorders>
              <w:top w:val="single" w:sz="4" w:space="0" w:color="auto"/>
              <w:left w:val="nil"/>
              <w:bottom w:val="single" w:sz="4" w:space="0" w:color="auto"/>
              <w:right w:val="nil"/>
            </w:tcBorders>
            <w:shd w:val="clear" w:color="auto" w:fill="auto"/>
            <w:noWrap/>
            <w:hideMark/>
          </w:tcPr>
          <w:p w14:paraId="410CBFBF" w14:textId="759CA4CA" w:rsidR="00595933" w:rsidRPr="006D47D3" w:rsidRDefault="00595933" w:rsidP="006D47D3">
            <w:pPr>
              <w:pStyle w:val="MethodsText"/>
              <w:rPr>
                <w:color w:val="000000"/>
                <w:lang w:val="en-GB" w:eastAsia="en-GB"/>
              </w:rPr>
            </w:pPr>
            <w:r w:rsidRPr="006D47D3">
              <w:rPr>
                <w:color w:val="000000"/>
                <w:lang w:val="en-GB" w:eastAsia="en-GB"/>
              </w:rPr>
              <w:t xml:space="preserve">[102.0/111.0] </w:t>
            </w:r>
          </w:p>
        </w:tc>
        <w:tc>
          <w:tcPr>
            <w:tcW w:w="634" w:type="dxa"/>
            <w:tcBorders>
              <w:top w:val="single" w:sz="4" w:space="0" w:color="auto"/>
              <w:left w:val="nil"/>
              <w:bottom w:val="single" w:sz="4" w:space="0" w:color="auto"/>
              <w:right w:val="nil"/>
            </w:tcBorders>
            <w:shd w:val="clear" w:color="auto" w:fill="auto"/>
            <w:noWrap/>
            <w:hideMark/>
          </w:tcPr>
          <w:p w14:paraId="2124ECB6" w14:textId="77777777" w:rsidR="00595933" w:rsidRPr="006D47D3" w:rsidRDefault="00595933" w:rsidP="006D47D3">
            <w:pPr>
              <w:pStyle w:val="MethodsText"/>
              <w:rPr>
                <w:color w:val="000000"/>
                <w:lang w:val="en-GB" w:eastAsia="en-GB"/>
              </w:rPr>
            </w:pPr>
            <w:r w:rsidRPr="006D47D3">
              <w:rPr>
                <w:color w:val="000000"/>
                <w:lang w:val="en-GB" w:eastAsia="en-GB"/>
              </w:rPr>
              <w:t>0.046</w:t>
            </w:r>
          </w:p>
        </w:tc>
      </w:tr>
      <w:tr w:rsidR="00595933" w:rsidRPr="006D47D3" w14:paraId="6A8C24F8" w14:textId="77777777" w:rsidTr="00AF44C3">
        <w:trPr>
          <w:trHeight w:val="515"/>
        </w:trPr>
        <w:tc>
          <w:tcPr>
            <w:tcW w:w="993" w:type="dxa"/>
            <w:tcBorders>
              <w:top w:val="single" w:sz="4" w:space="0" w:color="auto"/>
              <w:left w:val="nil"/>
              <w:bottom w:val="single" w:sz="8" w:space="0" w:color="auto"/>
              <w:right w:val="nil"/>
            </w:tcBorders>
            <w:shd w:val="clear" w:color="auto" w:fill="auto"/>
            <w:noWrap/>
            <w:hideMark/>
          </w:tcPr>
          <w:p w14:paraId="1CC20597" w14:textId="77777777" w:rsidR="00595933" w:rsidRPr="006D47D3" w:rsidRDefault="00595933" w:rsidP="006D47D3">
            <w:pPr>
              <w:pStyle w:val="MethodsText"/>
              <w:rPr>
                <w:color w:val="000000"/>
                <w:lang w:val="en-GB" w:eastAsia="en-GB"/>
              </w:rPr>
            </w:pPr>
            <w:r w:rsidRPr="006D47D3">
              <w:rPr>
                <w:color w:val="000000"/>
                <w:lang w:val="en-GB" w:eastAsia="en-GB"/>
              </w:rPr>
              <w:t>Tetras Score [n]</w:t>
            </w:r>
          </w:p>
        </w:tc>
        <w:tc>
          <w:tcPr>
            <w:tcW w:w="692" w:type="dxa"/>
            <w:tcBorders>
              <w:top w:val="single" w:sz="4" w:space="0" w:color="auto"/>
              <w:left w:val="nil"/>
              <w:bottom w:val="single" w:sz="8" w:space="0" w:color="auto"/>
              <w:right w:val="nil"/>
            </w:tcBorders>
            <w:shd w:val="clear" w:color="auto" w:fill="auto"/>
            <w:noWrap/>
            <w:hideMark/>
          </w:tcPr>
          <w:p w14:paraId="5A5D29FA" w14:textId="13683331" w:rsidR="00595933" w:rsidRPr="006D47D3" w:rsidRDefault="00AF44C3" w:rsidP="006D47D3">
            <w:pPr>
              <w:pStyle w:val="MethodsText"/>
              <w:rPr>
                <w:color w:val="000000"/>
                <w:lang w:val="en-GB" w:eastAsia="en-GB"/>
              </w:rPr>
            </w:pPr>
            <w:r w:rsidRPr="006D47D3">
              <w:rPr>
                <w:color w:val="000000"/>
                <w:lang w:val="en-GB" w:eastAsia="en-GB"/>
              </w:rPr>
              <w:t>41.00</w:t>
            </w:r>
          </w:p>
        </w:tc>
        <w:tc>
          <w:tcPr>
            <w:tcW w:w="1150" w:type="dxa"/>
            <w:gridSpan w:val="2"/>
            <w:tcBorders>
              <w:top w:val="single" w:sz="4" w:space="0" w:color="auto"/>
              <w:left w:val="nil"/>
              <w:bottom w:val="single" w:sz="8" w:space="0" w:color="auto"/>
              <w:right w:val="nil"/>
            </w:tcBorders>
            <w:shd w:val="clear" w:color="auto" w:fill="auto"/>
            <w:noWrap/>
            <w:hideMark/>
          </w:tcPr>
          <w:p w14:paraId="43203788" w14:textId="2EAE64E3" w:rsidR="00595933" w:rsidRPr="006D47D3" w:rsidRDefault="00AF44C3" w:rsidP="006D47D3">
            <w:pPr>
              <w:pStyle w:val="MethodsText"/>
              <w:rPr>
                <w:color w:val="000000"/>
                <w:lang w:val="en-GB" w:eastAsia="en-GB"/>
              </w:rPr>
            </w:pPr>
            <w:r w:rsidRPr="006D47D3">
              <w:rPr>
                <w:color w:val="000000"/>
                <w:lang w:val="en-GB" w:eastAsia="en-GB"/>
              </w:rPr>
              <w:t>[31.6/47.4]</w:t>
            </w:r>
          </w:p>
        </w:tc>
        <w:tc>
          <w:tcPr>
            <w:tcW w:w="792" w:type="dxa"/>
            <w:tcBorders>
              <w:top w:val="single" w:sz="4" w:space="0" w:color="auto"/>
              <w:left w:val="nil"/>
              <w:bottom w:val="single" w:sz="8" w:space="0" w:color="auto"/>
              <w:right w:val="nil"/>
            </w:tcBorders>
            <w:shd w:val="clear" w:color="auto" w:fill="auto"/>
            <w:noWrap/>
            <w:hideMark/>
          </w:tcPr>
          <w:p w14:paraId="45FF42D5" w14:textId="77777777" w:rsidR="00595933" w:rsidRPr="006D47D3" w:rsidRDefault="00595933" w:rsidP="006D47D3">
            <w:pPr>
              <w:pStyle w:val="MethodsText"/>
              <w:rPr>
                <w:color w:val="000000"/>
                <w:lang w:val="en-GB" w:eastAsia="en-GB"/>
              </w:rPr>
            </w:pPr>
            <w:r w:rsidRPr="006D47D3">
              <w:rPr>
                <w:color w:val="000000"/>
                <w:lang w:val="en-GB" w:eastAsia="en-GB"/>
              </w:rPr>
              <w:t>-</w:t>
            </w:r>
          </w:p>
        </w:tc>
        <w:tc>
          <w:tcPr>
            <w:tcW w:w="1034" w:type="dxa"/>
            <w:gridSpan w:val="3"/>
            <w:tcBorders>
              <w:top w:val="single" w:sz="4" w:space="0" w:color="auto"/>
              <w:left w:val="nil"/>
              <w:bottom w:val="single" w:sz="8" w:space="0" w:color="auto"/>
              <w:right w:val="nil"/>
            </w:tcBorders>
            <w:shd w:val="clear" w:color="auto" w:fill="auto"/>
            <w:noWrap/>
            <w:hideMark/>
          </w:tcPr>
          <w:p w14:paraId="6CB3CAD4" w14:textId="73612783" w:rsidR="00595933" w:rsidRPr="006D47D3" w:rsidRDefault="00AF44C3" w:rsidP="006D47D3">
            <w:pPr>
              <w:pStyle w:val="MethodsText"/>
              <w:rPr>
                <w:color w:val="000000"/>
                <w:lang w:val="en-GB" w:eastAsia="en-GB"/>
              </w:rPr>
            </w:pPr>
            <w:r w:rsidRPr="006D47D3">
              <w:rPr>
                <w:color w:val="000000"/>
                <w:lang w:val="en-GB" w:eastAsia="en-GB"/>
              </w:rPr>
              <w:t>-</w:t>
            </w:r>
          </w:p>
        </w:tc>
        <w:tc>
          <w:tcPr>
            <w:tcW w:w="634" w:type="dxa"/>
            <w:tcBorders>
              <w:top w:val="single" w:sz="4" w:space="0" w:color="auto"/>
              <w:left w:val="nil"/>
              <w:bottom w:val="single" w:sz="8" w:space="0" w:color="auto"/>
              <w:right w:val="nil"/>
            </w:tcBorders>
            <w:shd w:val="clear" w:color="auto" w:fill="auto"/>
            <w:noWrap/>
            <w:hideMark/>
          </w:tcPr>
          <w:p w14:paraId="487924F8" w14:textId="77777777" w:rsidR="00595933" w:rsidRPr="006D47D3" w:rsidRDefault="00595933" w:rsidP="006D47D3">
            <w:pPr>
              <w:pStyle w:val="MethodsText"/>
              <w:rPr>
                <w:color w:val="000000"/>
                <w:lang w:val="en-GB" w:eastAsia="en-GB"/>
              </w:rPr>
            </w:pPr>
            <w:r w:rsidRPr="006D47D3">
              <w:rPr>
                <w:color w:val="000000"/>
                <w:lang w:val="en-GB" w:eastAsia="en-GB"/>
              </w:rPr>
              <w:t>-</w:t>
            </w:r>
          </w:p>
        </w:tc>
      </w:tr>
      <w:tr w:rsidR="00595933" w:rsidRPr="006D47D3" w14:paraId="00D5F257" w14:textId="77777777" w:rsidTr="00AF44C3">
        <w:trPr>
          <w:trHeight w:val="515"/>
        </w:trPr>
        <w:tc>
          <w:tcPr>
            <w:tcW w:w="5296" w:type="dxa"/>
            <w:gridSpan w:val="9"/>
            <w:tcBorders>
              <w:top w:val="single" w:sz="8" w:space="0" w:color="auto"/>
              <w:left w:val="nil"/>
              <w:bottom w:val="nil"/>
              <w:right w:val="nil"/>
            </w:tcBorders>
            <w:shd w:val="clear" w:color="auto" w:fill="auto"/>
            <w:noWrap/>
          </w:tcPr>
          <w:p w14:paraId="7B798AFC" w14:textId="20EE41B6" w:rsidR="00595933" w:rsidRPr="006D47D3" w:rsidRDefault="00595933" w:rsidP="006D47D3">
            <w:pPr>
              <w:pStyle w:val="MethodsText"/>
              <w:rPr>
                <w:color w:val="000000"/>
                <w:lang w:val="en-GB" w:eastAsia="en-GB"/>
              </w:rPr>
            </w:pPr>
            <w:r w:rsidRPr="006D47D3">
              <w:rPr>
                <w:color w:val="000000"/>
                <w:lang w:val="en-GB" w:eastAsia="en-GB"/>
              </w:rPr>
              <w:t>Table 1: ET = Essential tremor patients, HC = healthy controls, - = not available,</w:t>
            </w:r>
            <w:r w:rsidR="008474AF" w:rsidRPr="006D47D3">
              <w:rPr>
                <w:color w:val="000000"/>
                <w:lang w:val="en-GB" w:eastAsia="en-GB"/>
              </w:rPr>
              <w:t xml:space="preserve"> </w:t>
            </w:r>
            <w:proofErr w:type="spellStart"/>
            <w:r w:rsidR="008474AF" w:rsidRPr="006D47D3">
              <w:rPr>
                <w:color w:val="000000"/>
                <w:lang w:val="en-GB" w:eastAsia="en-GB"/>
              </w:rPr>
              <w:t>n.s</w:t>
            </w:r>
            <w:proofErr w:type="spellEnd"/>
            <w:r w:rsidR="008474AF" w:rsidRPr="006D47D3">
              <w:rPr>
                <w:color w:val="000000"/>
                <w:lang w:val="en-GB" w:eastAsia="en-GB"/>
              </w:rPr>
              <w:t>. = not significant,</w:t>
            </w:r>
            <w:r w:rsidRPr="006D47D3">
              <w:rPr>
                <w:color w:val="000000"/>
                <w:lang w:val="en-GB" w:eastAsia="en-GB"/>
              </w:rPr>
              <w:t xml:space="preserve"> * = Mann-Whitney-U test.</w:t>
            </w:r>
          </w:p>
        </w:tc>
      </w:tr>
    </w:tbl>
    <w:p w14:paraId="2CB78893" w14:textId="46FABCD3" w:rsidR="00BF3959" w:rsidRDefault="00D565D6" w:rsidP="00BF3959">
      <w:pPr>
        <w:pStyle w:val="Heading2"/>
      </w:pPr>
      <w:r>
        <w:t>Tremor force</w:t>
      </w:r>
    </w:p>
    <w:p w14:paraId="1EDA22EB" w14:textId="22735D5D" w:rsidR="005B488C" w:rsidDel="008A1CFC" w:rsidRDefault="00124A28" w:rsidP="00124A28">
      <w:pPr>
        <w:pStyle w:val="MainText"/>
        <w:rPr>
          <w:moveFrom w:id="128" w:author="Jos Becktepe" w:date="2023-03-27T14:55:00Z"/>
          <w:noProof/>
        </w:rPr>
      </w:pPr>
      <w:moveFromRangeStart w:id="129" w:author="Jos Becktepe" w:date="2023-03-27T14:55:00Z" w:name="move130821316"/>
      <w:moveFrom w:id="130" w:author="Jos Becktepe" w:date="2023-03-27T14:55:00Z">
        <w:r w:rsidDel="008A1CFC">
          <w:rPr>
            <w:noProof/>
          </w:rPr>
          <w:t xml:space="preserve">Mean Force (MF), </w:t>
        </w:r>
        <w:r w:rsidR="0009155E" w:rsidRPr="0009155E" w:rsidDel="008A1CFC">
          <w:rPr>
            <w:noProof/>
          </w:rPr>
          <w:t>Unfiltered force error</w:t>
        </w:r>
        <w:r w:rsidDel="008A1CFC">
          <w:rPr>
            <w:noProof/>
          </w:rPr>
          <w:t xml:space="preserve"> (RMSE) and Force Power 0-3 Hz did not differ between conditions or groups.</w:t>
        </w:r>
      </w:moveFrom>
    </w:p>
    <w:moveFromRangeEnd w:id="129"/>
    <w:p w14:paraId="62A20C98" w14:textId="287E4BC0" w:rsidR="00711CDC" w:rsidRPr="00FF5F16" w:rsidRDefault="006558F2">
      <w:pPr>
        <w:pStyle w:val="MainTextwithTab"/>
        <w:ind w:firstLine="0"/>
        <w:rPr>
          <w:noProof/>
        </w:rPr>
        <w:pPrChange w:id="131" w:author="Jos Becktepe" w:date="2023-03-27T14:54:00Z">
          <w:pPr>
            <w:pStyle w:val="MainTextwithTab"/>
          </w:pPr>
        </w:pPrChange>
      </w:pPr>
      <w:r>
        <w:rPr>
          <w:noProof/>
        </w:rPr>
        <w:t>T</w:t>
      </w:r>
      <w:r w:rsidR="00ED4D21">
        <w:rPr>
          <w:noProof/>
        </w:rPr>
        <w:t xml:space="preserve">he </w:t>
      </w:r>
      <w:r w:rsidR="00694D7B">
        <w:rPr>
          <w:noProof/>
        </w:rPr>
        <w:t>difference in force tremor between the conditions high and low,</w:t>
      </w:r>
      <w:ins w:id="132" w:author="Julius Welzel" w:date="2023-04-27T14:53:00Z">
        <w:r w:rsidR="001945D4">
          <w:rPr>
            <w:noProof/>
          </w:rPr>
          <w:t xml:space="preserve"> </w:t>
        </w:r>
      </w:ins>
      <w:ins w:id="133" w:author="Julius Welzel" w:date="2023-04-27T14:52:00Z">
        <w:r w:rsidR="001945D4">
          <w:rPr>
            <w:noProof/>
          </w:rPr>
          <w:t>Power</w:t>
        </w:r>
      </w:ins>
      <w:ins w:id="134" w:author="Julius Welzel" w:date="2023-04-27T14:53:00Z">
        <w:r w:rsidR="001945D4">
          <w:rPr>
            <w:noProof/>
          </w:rPr>
          <w:t xml:space="preserve"> Spectral Density</w:t>
        </w:r>
      </w:ins>
      <w:r w:rsidR="00694D7B">
        <w:rPr>
          <w:noProof/>
        </w:rPr>
        <w:t xml:space="preserve"> </w:t>
      </w:r>
      <w:ins w:id="135" w:author="Julius Welzel" w:date="2023-04-27T14:53:00Z">
        <w:r w:rsidR="001945D4">
          <w:rPr>
            <w:noProof/>
          </w:rPr>
          <w:t>(</w:t>
        </w:r>
      </w:ins>
      <w:commentRangeStart w:id="136"/>
      <w:r w:rsidR="00694D7B">
        <w:rPr>
          <w:noProof/>
        </w:rPr>
        <w:t>PSD</w:t>
      </w:r>
      <w:commentRangeEnd w:id="136"/>
      <w:r w:rsidR="0054610A">
        <w:rPr>
          <w:rStyle w:val="CommentReference"/>
          <w:rFonts w:asciiTheme="minorHAnsi" w:eastAsiaTheme="minorHAnsi" w:hAnsiTheme="minorHAnsi" w:cstheme="minorBidi"/>
          <w:color w:val="auto"/>
          <w:lang w:val="de-DE"/>
        </w:rPr>
        <w:commentReference w:id="136"/>
      </w:r>
      <w:ins w:id="137" w:author="Julius Welzel" w:date="2023-04-27T14:53:00Z">
        <w:r w:rsidR="001945D4">
          <w:rPr>
            <w:noProof/>
          </w:rPr>
          <w:t xml:space="preserve">) </w:t>
        </w:r>
      </w:ins>
      <w:del w:id="138" w:author="Julius Welzel" w:date="2023-04-27T14:53:00Z">
        <w:r w:rsidR="00694D7B" w:rsidDel="001945D4">
          <w:rPr>
            <w:noProof/>
          </w:rPr>
          <w:delText xml:space="preserve"> </w:delText>
        </w:r>
      </w:del>
      <w:r w:rsidR="00694D7B">
        <w:rPr>
          <w:noProof/>
        </w:rPr>
        <w:t xml:space="preserve">in the </w:t>
      </w:r>
      <w:r w:rsidR="00ED4D21">
        <w:rPr>
          <w:noProof/>
        </w:rPr>
        <w:t>tremor relevant frequency spectrum</w:t>
      </w:r>
      <w:r w:rsidR="0009155E">
        <w:rPr>
          <w:noProof/>
        </w:rPr>
        <w:t xml:space="preserve"> (4-12 Hz)</w:t>
      </w:r>
      <w:r w:rsidR="00694D7B">
        <w:rPr>
          <w:noProof/>
        </w:rPr>
        <w:t>,</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visual only</w:t>
      </w:r>
      <w:ins w:id="139" w:author="Julius Welzel" w:date="2023-04-27T13:59:00Z">
        <w:r w:rsidR="00D47AC9">
          <w:rPr>
            <w:noProof/>
          </w:rPr>
          <w:t xml:space="preserve"> (vo)</w:t>
        </w:r>
      </w:ins>
      <w:r w:rsidR="002C2DBE">
        <w:rPr>
          <w:noProof/>
        </w:rPr>
        <w:t xml:space="preserve"> (t[53]=39.00, p=0.018), </w:t>
      </w:r>
      <w:del w:id="140" w:author="Jos Becktepe" w:date="2023-03-27T14:57:00Z">
        <w:r w:rsidR="002C2DBE" w:rsidRPr="00FF5F16" w:rsidDel="001B6574">
          <w:rPr>
            <w:noProof/>
          </w:rPr>
          <w:delText>auditiv</w:delText>
        </w:r>
      </w:del>
      <w:ins w:id="141" w:author="Jos Becktepe" w:date="2023-03-27T14:57:00Z">
        <w:r w:rsidR="001B6574" w:rsidRPr="00FF5F16">
          <w:rPr>
            <w:noProof/>
          </w:rPr>
          <w:t>audi</w:t>
        </w:r>
        <w:r w:rsidR="001B6574">
          <w:rPr>
            <w:noProof/>
          </w:rPr>
          <w:t>o</w:t>
        </w:r>
      </w:ins>
      <w:r w:rsidR="002C2DBE" w:rsidRPr="00FF5F16">
        <w:rPr>
          <w:noProof/>
        </w:rPr>
        <w:t>-visual</w:t>
      </w:r>
      <w:ins w:id="142" w:author="Julius Welzel" w:date="2023-04-27T13:59:00Z">
        <w:r w:rsidR="00D47AC9">
          <w:rPr>
            <w:noProof/>
          </w:rPr>
          <w:t xml:space="preserve"> (va)</w:t>
        </w:r>
      </w:ins>
      <w:r w:rsidR="002C2DBE" w:rsidRPr="00FF5F16">
        <w:rPr>
          <w:noProof/>
        </w:rPr>
        <w:t xml:space="preserve"> (t[53]=24.00, p=0.041) and </w:t>
      </w:r>
      <w:del w:id="143" w:author="Jos Becktepe" w:date="2023-03-27T14:58:00Z">
        <w:r w:rsidR="002C2DBE" w:rsidRPr="00FF5F16" w:rsidDel="001B6574">
          <w:rPr>
            <w:noProof/>
          </w:rPr>
          <w:delText xml:space="preserve">auditiv </w:delText>
        </w:r>
      </w:del>
      <w:ins w:id="144" w:author="Jos Becktepe" w:date="2023-03-27T14:58:00Z">
        <w:r w:rsidR="001B6574" w:rsidRPr="00FF5F16">
          <w:rPr>
            <w:noProof/>
          </w:rPr>
          <w:t>audi</w:t>
        </w:r>
        <w:r w:rsidR="001B6574">
          <w:rPr>
            <w:noProof/>
          </w:rPr>
          <w:t>tory</w:t>
        </w:r>
        <w:r w:rsidR="001B6574" w:rsidRPr="00FF5F16">
          <w:rPr>
            <w:noProof/>
          </w:rPr>
          <w:t xml:space="preserve"> </w:t>
        </w:r>
      </w:ins>
      <w:r w:rsidR="002C2DBE" w:rsidRPr="00FF5F16">
        <w:rPr>
          <w:noProof/>
        </w:rPr>
        <w:t>only</w:t>
      </w:r>
      <w:ins w:id="145" w:author="Julius Welzel" w:date="2023-04-27T13:59:00Z">
        <w:r w:rsidR="00D47AC9">
          <w:rPr>
            <w:noProof/>
          </w:rPr>
          <w:t xml:space="preserve"> (ao)</w:t>
        </w:r>
      </w:ins>
      <w:r w:rsidR="002C2DBE" w:rsidRPr="00FF5F16">
        <w:rPr>
          <w:noProof/>
        </w:rPr>
        <w:t xml:space="preserve"> (t[53]=42.00, p=0.013</w:t>
      </w:r>
      <w:ins w:id="146" w:author="Jos Becktepe" w:date="2023-03-27T16:36:00Z">
        <w:r w:rsidR="007C6187">
          <w:rPr>
            <w:noProof/>
          </w:rPr>
          <w:t xml:space="preserve">, </w:t>
        </w:r>
        <w:commentRangeStart w:id="147"/>
        <w:r w:rsidR="007C6187" w:rsidRPr="007C6187">
          <w:rPr>
            <w:b/>
            <w:bCs/>
            <w:noProof/>
            <w:rPrChange w:id="148" w:author="Jos Becktepe" w:date="2023-03-27T16:36:00Z">
              <w:rPr>
                <w:noProof/>
              </w:rPr>
            </w:rPrChange>
          </w:rPr>
          <w:t>Figure 1</w:t>
        </w:r>
      </w:ins>
      <w:commentRangeEnd w:id="147"/>
      <w:ins w:id="149" w:author="Jos Becktepe" w:date="2023-03-27T16:52:00Z">
        <w:r w:rsidR="003865B1">
          <w:rPr>
            <w:rStyle w:val="CommentReference"/>
            <w:rFonts w:asciiTheme="minorHAnsi" w:eastAsiaTheme="minorHAnsi" w:hAnsiTheme="minorHAnsi" w:cstheme="minorBidi"/>
            <w:color w:val="auto"/>
            <w:lang w:val="de-DE"/>
          </w:rPr>
          <w:commentReference w:id="147"/>
        </w:r>
      </w:ins>
      <w:ins w:id="150" w:author="Jos Becktepe" w:date="2023-03-27T16:36:00Z">
        <w:r w:rsidR="007C6187">
          <w:rPr>
            <w:noProof/>
          </w:rPr>
          <w:t>)</w:t>
        </w:r>
      </w:ins>
      <w:del w:id="151" w:author="Jos Becktepe" w:date="2023-03-27T16:36:00Z">
        <w:r w:rsidR="002C2DBE" w:rsidRPr="00FF5F16" w:rsidDel="007C6187">
          <w:rPr>
            <w:noProof/>
          </w:rPr>
          <w:delText>)</w:delText>
        </w:r>
      </w:del>
      <w:r w:rsidR="005B488C" w:rsidRPr="00FF5F16">
        <w:rPr>
          <w:noProof/>
        </w:rPr>
        <w:t>.</w:t>
      </w:r>
      <w:r w:rsidR="002C2DBE" w:rsidRPr="00FF5F16">
        <w:rPr>
          <w:noProof/>
        </w:rPr>
        <w:t xml:space="preserve"> </w:t>
      </w:r>
      <w:del w:id="152" w:author="Jos Becktepe" w:date="2023-03-27T16:36:00Z">
        <w:r w:rsidR="00694D7B" w:rsidRPr="00694D7B" w:rsidDel="007C6187">
          <w:delText xml:space="preserve">See </w:delText>
        </w:r>
        <w:r w:rsidR="00694D7B" w:rsidRPr="00694D7B" w:rsidDel="007C6187">
          <w:fldChar w:fldCharType="begin"/>
        </w:r>
        <w:r w:rsidR="00694D7B" w:rsidRPr="00694D7B" w:rsidDel="007C6187">
          <w:delInstrText xml:space="preserve"> REF _Ref128728972 \h </w:delInstrText>
        </w:r>
        <w:r w:rsidR="00694D7B" w:rsidDel="007C6187">
          <w:delInstrText xml:space="preserve"> \* MERGEFORMAT </w:delInstrText>
        </w:r>
        <w:r w:rsidR="00694D7B" w:rsidRPr="00694D7B" w:rsidDel="007C6187">
          <w:fldChar w:fldCharType="separate"/>
        </w:r>
        <w:r w:rsidR="00694D7B" w:rsidRPr="00694D7B" w:rsidDel="007C6187">
          <w:delText>Figure 1</w:delText>
        </w:r>
        <w:r w:rsidR="00694D7B" w:rsidRPr="00694D7B" w:rsidDel="007C6187">
          <w:fldChar w:fldCharType="end"/>
        </w:r>
        <w:r w:rsidR="00694D7B" w:rsidRPr="00694D7B" w:rsidDel="007C6187">
          <w:delText xml:space="preserve"> for a</w:delText>
        </w:r>
        <w:r w:rsidR="00694D7B" w:rsidDel="007C6187">
          <w:rPr>
            <w:noProof/>
          </w:rPr>
          <w:delText xml:space="preserve"> detailed display of the single subject data.</w:delText>
        </w:r>
      </w:del>
    </w:p>
    <w:p w14:paraId="0BD41688" w14:textId="2D1C79C7" w:rsidR="00FF0EE6" w:rsidDel="00D81F74" w:rsidRDefault="00711CDC" w:rsidP="008474AF">
      <w:pPr>
        <w:pStyle w:val="MainTextwithTab"/>
        <w:rPr>
          <w:del w:id="153" w:author="Jos Becktepe" w:date="2023-03-27T14:56:00Z"/>
          <w:noProof/>
        </w:rPr>
      </w:pPr>
      <w:del w:id="154" w:author="Jos Becktepe" w:date="2023-03-27T14:56:00Z">
        <w:r w:rsidRPr="003D1B5B" w:rsidDel="00D81F74">
          <w:rPr>
            <w:noProof/>
          </w:rPr>
          <w:delText xml:space="preserve">These stayed significant when including </w:delText>
        </w:r>
        <w:r w:rsidR="00694D7B" w:rsidRPr="003D1B5B" w:rsidDel="00D81F74">
          <w:rPr>
            <w:noProof/>
          </w:rPr>
          <w:delText xml:space="preserve">the </w:delText>
        </w:r>
        <w:r w:rsidR="00AF44C3" w:rsidRPr="003D1B5B" w:rsidDel="00D81F74">
          <w:rPr>
            <w:noProof/>
          </w:rPr>
          <w:delText>Schahmann</w:delText>
        </w:r>
        <w:r w:rsidRPr="003D1B5B" w:rsidDel="00D81F74">
          <w:rPr>
            <w:noProof/>
          </w:rPr>
          <w:delText xml:space="preserve"> </w:delText>
        </w:r>
        <w:r w:rsidR="00694D7B" w:rsidRPr="003D1B5B" w:rsidDel="00D81F74">
          <w:rPr>
            <w:noProof/>
          </w:rPr>
          <w:delText xml:space="preserve">score </w:delText>
        </w:r>
        <w:r w:rsidRPr="003D1B5B" w:rsidDel="00D81F74">
          <w:rPr>
            <w:noProof/>
          </w:rPr>
          <w:delText>in the analysis</w:delText>
        </w:r>
        <w:r w:rsidR="006E4212" w:rsidRPr="003D1B5B" w:rsidDel="00D81F74">
          <w:rPr>
            <w:noProof/>
          </w:rPr>
          <w:delText>.</w:delText>
        </w:r>
      </w:del>
    </w:p>
    <w:p w14:paraId="5E40B670" w14:textId="187183F8" w:rsidR="006E4212" w:rsidRDefault="006E4212" w:rsidP="006E4212">
      <w:pPr>
        <w:pStyle w:val="MainTextwithTab"/>
        <w:rPr>
          <w:ins w:id="155" w:author="Jos Becktepe" w:date="2023-03-27T14:54:00Z"/>
          <w:noProof/>
        </w:rPr>
      </w:pPr>
      <w:r w:rsidRPr="008474AF">
        <w:rPr>
          <w:noProof/>
        </w:rPr>
        <w:t xml:space="preserve">Patients showed a significant </w:t>
      </w:r>
      <w:del w:id="156" w:author="Jos Becktepe" w:date="2023-03-27T16:38:00Z">
        <w:r w:rsidRPr="008474AF" w:rsidDel="008969D6">
          <w:rPr>
            <w:noProof/>
          </w:rPr>
          <w:delText>difference between low vs.</w:delText>
        </w:r>
      </w:del>
      <w:ins w:id="157" w:author="Jos Becktepe" w:date="2023-03-27T16:38:00Z">
        <w:r w:rsidR="008969D6">
          <w:rPr>
            <w:noProof/>
          </w:rPr>
          <w:t xml:space="preserve">increase of </w:t>
        </w:r>
        <w:r w:rsidR="007B61DA">
          <w:rPr>
            <w:noProof/>
          </w:rPr>
          <w:t>force tremor</w:t>
        </w:r>
      </w:ins>
      <w:ins w:id="158" w:author="Jos Becktepe" w:date="2023-03-27T16:39:00Z">
        <w:r w:rsidR="007F5A8C">
          <w:rPr>
            <w:noProof/>
          </w:rPr>
          <w:t xml:space="preserve"> during </w:t>
        </w:r>
        <w:r w:rsidR="003C5216">
          <w:rPr>
            <w:noProof/>
          </w:rPr>
          <w:t>ea</w:t>
        </w:r>
      </w:ins>
      <w:ins w:id="159" w:author="Jos Becktepe" w:date="2023-03-27T16:40:00Z">
        <w:r w:rsidR="003C5216">
          <w:rPr>
            <w:noProof/>
          </w:rPr>
          <w:t>ch</w:t>
        </w:r>
      </w:ins>
      <w:r w:rsidRPr="008474AF">
        <w:rPr>
          <w:noProof/>
        </w:rPr>
        <w:t xml:space="preserve"> high feedback </w:t>
      </w:r>
      <w:del w:id="160" w:author="Jos Becktepe" w:date="2023-03-27T16:39:00Z">
        <w:r w:rsidRPr="008474AF" w:rsidDel="007F5A8C">
          <w:rPr>
            <w:noProof/>
          </w:rPr>
          <w:delText xml:space="preserve">per </w:delText>
        </w:r>
      </w:del>
      <w:r w:rsidRPr="008474AF">
        <w:rPr>
          <w:noProof/>
        </w:rPr>
        <w:t>condition (</w:t>
      </w:r>
      <w:r w:rsidR="003F40EB" w:rsidRPr="008474AF">
        <w:rPr>
          <w:noProof/>
        </w:rPr>
        <w:t>visual</w:t>
      </w:r>
      <w:r w:rsidRPr="008474AF">
        <w:rPr>
          <w:noProof/>
        </w:rPr>
        <w:t>:  p=</w:t>
      </w:r>
      <w:r w:rsidR="00FF5F16" w:rsidRPr="008474AF">
        <w:rPr>
          <w:noProof/>
        </w:rPr>
        <w:t>0.00</w:t>
      </w:r>
      <w:r w:rsidR="003F40EB" w:rsidRPr="008474AF">
        <w:rPr>
          <w:noProof/>
        </w:rPr>
        <w:t>6</w:t>
      </w:r>
      <w:r w:rsidRPr="008474AF">
        <w:rPr>
          <w:noProof/>
        </w:rPr>
        <w:t>; audi</w:t>
      </w:r>
      <w:ins w:id="161" w:author="Jos Becktepe" w:date="2023-03-27T14:58:00Z">
        <w:r w:rsidR="001B6574">
          <w:rPr>
            <w:noProof/>
          </w:rPr>
          <w:t>o</w:t>
        </w:r>
      </w:ins>
      <w:del w:id="162" w:author="Jos Becktepe" w:date="2023-03-27T14:58:00Z">
        <w:r w:rsidRPr="008474AF" w:rsidDel="001B6574">
          <w:rPr>
            <w:noProof/>
          </w:rPr>
          <w:delText>tiv</w:delText>
        </w:r>
      </w:del>
      <w:r w:rsidRPr="008474AF">
        <w:rPr>
          <w:noProof/>
        </w:rPr>
        <w:t>-visual: p=</w:t>
      </w:r>
      <w:r w:rsidR="00FF5F16" w:rsidRPr="008474AF">
        <w:rPr>
          <w:noProof/>
        </w:rPr>
        <w:t>0.0</w:t>
      </w:r>
      <w:r w:rsidR="008E71CB">
        <w:rPr>
          <w:noProof/>
        </w:rPr>
        <w:t>05</w:t>
      </w:r>
      <w:r w:rsidR="00FF5F16" w:rsidRPr="008474AF">
        <w:rPr>
          <w:noProof/>
        </w:rPr>
        <w:t xml:space="preserve">; </w:t>
      </w:r>
      <w:del w:id="163" w:author="Jos Becktepe" w:date="2023-03-27T14:58:00Z">
        <w:r w:rsidR="00FF5F16" w:rsidRPr="008474AF" w:rsidDel="001B6574">
          <w:rPr>
            <w:noProof/>
          </w:rPr>
          <w:delText>auditiv</w:delText>
        </w:r>
      </w:del>
      <w:ins w:id="164" w:author="Jos Becktepe" w:date="2023-03-27T14:58:00Z">
        <w:r w:rsidR="001B6574" w:rsidRPr="008474AF">
          <w:rPr>
            <w:noProof/>
          </w:rPr>
          <w:t>audit</w:t>
        </w:r>
        <w:r w:rsidR="001B6574">
          <w:rPr>
            <w:noProof/>
          </w:rPr>
          <w:t>ory</w:t>
        </w:r>
      </w:ins>
      <w:r w:rsidR="00FF5F16" w:rsidRPr="008474AF">
        <w:rPr>
          <w:noProof/>
        </w:rPr>
        <w:t>: p=0.0</w:t>
      </w:r>
      <w:r w:rsidR="004F524C">
        <w:rPr>
          <w:noProof/>
        </w:rPr>
        <w:t>2</w:t>
      </w:r>
      <w:r w:rsidR="003F40EB" w:rsidRPr="008474AF">
        <w:rPr>
          <w:noProof/>
        </w:rPr>
        <w:t>8</w:t>
      </w:r>
      <w:r w:rsidRPr="008474AF">
        <w:rPr>
          <w:noProof/>
        </w:rPr>
        <w:t>)</w:t>
      </w:r>
      <w:ins w:id="165" w:author="Jos Becktepe" w:date="2023-03-27T16:40:00Z">
        <w:r w:rsidR="003C5216">
          <w:rPr>
            <w:noProof/>
          </w:rPr>
          <w:t>.</w:t>
        </w:r>
      </w:ins>
      <w:del w:id="166" w:author="Jos Becktepe" w:date="2023-03-27T16:40:00Z">
        <w:r w:rsidRPr="008474AF" w:rsidDel="003C5216">
          <w:rPr>
            <w:noProof/>
          </w:rPr>
          <w:delText>,</w:delText>
        </w:r>
      </w:del>
      <w:r w:rsidRPr="008474AF">
        <w:rPr>
          <w:noProof/>
        </w:rPr>
        <w:t xml:space="preserve"> </w:t>
      </w:r>
      <w:ins w:id="167" w:author="Jos Becktepe" w:date="2023-03-27T16:40:00Z">
        <w:r w:rsidR="003C5216">
          <w:rPr>
            <w:noProof/>
          </w:rPr>
          <w:t>C</w:t>
        </w:r>
      </w:ins>
      <w:del w:id="168" w:author="Jos Becktepe" w:date="2023-03-27T15:11:00Z">
        <w:r w:rsidRPr="00694D7B" w:rsidDel="00E02E14">
          <w:rPr>
            <w:noProof/>
          </w:rPr>
          <w:delText>C</w:delText>
        </w:r>
      </w:del>
      <w:r w:rsidRPr="00694D7B">
        <w:rPr>
          <w:noProof/>
        </w:rPr>
        <w:t xml:space="preserve">ontrols showed a significant difference between low vs. high feedback per condition </w:t>
      </w:r>
      <w:r w:rsidR="00694D7B">
        <w:rPr>
          <w:noProof/>
        </w:rPr>
        <w:t xml:space="preserve">only in the </w:t>
      </w:r>
      <w:del w:id="169" w:author="Jos Becktepe" w:date="2023-03-27T14:58:00Z">
        <w:r w:rsidR="00694D7B" w:rsidDel="00C75D13">
          <w:rPr>
            <w:noProof/>
          </w:rPr>
          <w:delText>auditiv</w:delText>
        </w:r>
      </w:del>
      <w:ins w:id="170" w:author="Jos Becktepe" w:date="2023-03-27T14:58:00Z">
        <w:r w:rsidR="00C75D13">
          <w:rPr>
            <w:noProof/>
          </w:rPr>
          <w:t>audio</w:t>
        </w:r>
      </w:ins>
      <w:r w:rsidR="00694D7B">
        <w:rPr>
          <w:noProof/>
        </w:rPr>
        <w:t>-visual condition (</w:t>
      </w:r>
      <w:r w:rsidR="00694D7B" w:rsidRPr="00694D7B">
        <w:rPr>
          <w:noProof/>
        </w:rPr>
        <w:t>p=0.</w:t>
      </w:r>
      <w:r w:rsidR="00D83639">
        <w:rPr>
          <w:noProof/>
        </w:rPr>
        <w:t>0</w:t>
      </w:r>
      <w:r w:rsidR="00694D7B" w:rsidRPr="00694D7B">
        <w:rPr>
          <w:noProof/>
        </w:rPr>
        <w:t>48</w:t>
      </w:r>
      <w:r w:rsidR="00694D7B">
        <w:rPr>
          <w:noProof/>
        </w:rPr>
        <w:t>), not in the other two</w:t>
      </w:r>
      <w:ins w:id="171" w:author="Jos Becktepe" w:date="2023-03-27T16:40:00Z">
        <w:r w:rsidR="00E83368">
          <w:rPr>
            <w:noProof/>
          </w:rPr>
          <w:t xml:space="preserve"> conditions</w:t>
        </w:r>
      </w:ins>
      <w:r w:rsidR="00694D7B">
        <w:rPr>
          <w:noProof/>
        </w:rPr>
        <w:t xml:space="preserve"> </w:t>
      </w:r>
      <w:r w:rsidRPr="00694D7B">
        <w:rPr>
          <w:noProof/>
        </w:rPr>
        <w:t>(visual: p=</w:t>
      </w:r>
      <w:r w:rsidR="00FF5F16" w:rsidRPr="00694D7B">
        <w:rPr>
          <w:noProof/>
        </w:rPr>
        <w:t>0.09</w:t>
      </w:r>
      <w:r w:rsidRPr="00694D7B">
        <w:rPr>
          <w:noProof/>
        </w:rPr>
        <w:t>;</w:t>
      </w:r>
      <w:r w:rsidR="00FF5F16" w:rsidRPr="00694D7B">
        <w:rPr>
          <w:noProof/>
        </w:rPr>
        <w:t xml:space="preserve"> </w:t>
      </w:r>
      <w:del w:id="172" w:author="Jos Becktepe" w:date="2023-03-27T14:58:00Z">
        <w:r w:rsidR="003F40EB" w:rsidRPr="00694D7B" w:rsidDel="00C75D13">
          <w:rPr>
            <w:noProof/>
          </w:rPr>
          <w:delText>auditiv</w:delText>
        </w:r>
      </w:del>
      <w:ins w:id="173" w:author="Jos Becktepe" w:date="2023-03-27T14:58:00Z">
        <w:r w:rsidR="00C75D13" w:rsidRPr="00694D7B">
          <w:rPr>
            <w:noProof/>
          </w:rPr>
          <w:t>audit</w:t>
        </w:r>
        <w:r w:rsidR="00C75D13">
          <w:rPr>
            <w:noProof/>
          </w:rPr>
          <w:t>ory</w:t>
        </w:r>
      </w:ins>
      <w:r w:rsidR="003F40EB" w:rsidRPr="00694D7B">
        <w:rPr>
          <w:noProof/>
        </w:rPr>
        <w:t xml:space="preserve">: </w:t>
      </w:r>
      <w:r w:rsidR="00FF5F16" w:rsidRPr="00694D7B">
        <w:rPr>
          <w:noProof/>
        </w:rPr>
        <w:t>p=0.</w:t>
      </w:r>
      <w:r w:rsidR="00D83639">
        <w:rPr>
          <w:noProof/>
        </w:rPr>
        <w:t>165</w:t>
      </w:r>
      <w:r w:rsidRPr="00694D7B">
        <w:rPr>
          <w:noProof/>
        </w:rPr>
        <w:t>)</w:t>
      </w:r>
      <w:ins w:id="174" w:author="Jos Becktepe" w:date="2023-03-27T14:54:00Z">
        <w:r w:rsidR="008A1CFC">
          <w:rPr>
            <w:noProof/>
          </w:rPr>
          <w:t>.</w:t>
        </w:r>
      </w:ins>
    </w:p>
    <w:p w14:paraId="2048CF7D" w14:textId="77777777" w:rsidR="008A1CFC" w:rsidRDefault="008A1CFC" w:rsidP="008A1CFC">
      <w:pPr>
        <w:pStyle w:val="MainText"/>
        <w:rPr>
          <w:moveTo w:id="175" w:author="Jos Becktepe" w:date="2023-03-27T14:55:00Z"/>
          <w:noProof/>
        </w:rPr>
      </w:pPr>
      <w:moveToRangeStart w:id="176" w:author="Jos Becktepe" w:date="2023-03-27T14:55:00Z" w:name="move130821316"/>
      <w:moveTo w:id="177" w:author="Jos Becktepe" w:date="2023-03-27T14:55:00Z">
        <w:r>
          <w:rPr>
            <w:noProof/>
          </w:rPr>
          <w:t xml:space="preserve">Mean Force (MF), </w:t>
        </w:r>
        <w:r w:rsidRPr="0009155E">
          <w:rPr>
            <w:noProof/>
          </w:rPr>
          <w:t>Unfiltered force error</w:t>
        </w:r>
        <w:r>
          <w:rPr>
            <w:noProof/>
          </w:rPr>
          <w:t xml:space="preserve"> (RMSE) and Force Power 0-3 Hz did not differ between conditions or groups.</w:t>
        </w:r>
      </w:moveTo>
    </w:p>
    <w:moveToRangeEnd w:id="176"/>
    <w:p w14:paraId="31F9E07B" w14:textId="77777777" w:rsidR="008A1CFC" w:rsidRPr="008474AF" w:rsidRDefault="008A1CFC" w:rsidP="006E4212">
      <w:pPr>
        <w:pStyle w:val="MainTextwithTab"/>
        <w:rPr>
          <w:noProof/>
        </w:rPr>
      </w:pPr>
    </w:p>
    <w:p w14:paraId="62FCEFB6" w14:textId="2787F432" w:rsidR="002C2DBE" w:rsidRPr="008474AF" w:rsidRDefault="002C2DBE" w:rsidP="002C2DBE">
      <w:pPr>
        <w:pStyle w:val="MainTextwithTab"/>
        <w:rPr>
          <w:noProof/>
        </w:rPr>
      </w:pPr>
    </w:p>
    <w:p w14:paraId="341E8A87" w14:textId="049EBA40" w:rsidR="002C2DBE" w:rsidRPr="008474AF" w:rsidRDefault="002C2DBE" w:rsidP="002C2DBE">
      <w:pPr>
        <w:pStyle w:val="Heading2"/>
        <w:rPr>
          <w:noProof/>
        </w:rPr>
      </w:pPr>
      <w:r w:rsidRPr="008474AF">
        <w:rPr>
          <w:noProof/>
        </w:rPr>
        <w:t>Pupil Size</w:t>
      </w:r>
    </w:p>
    <w:p w14:paraId="448DCCE3" w14:textId="572D7651" w:rsidR="002C2DBE" w:rsidRPr="008474AF" w:rsidDel="00D81001" w:rsidRDefault="002C2DBE" w:rsidP="002C2DBE">
      <w:pPr>
        <w:pStyle w:val="MainTextwithTab"/>
        <w:rPr>
          <w:del w:id="178" w:author="Jos Becktepe" w:date="2023-03-27T15:17:00Z"/>
          <w:noProof/>
        </w:rPr>
      </w:pPr>
      <w:del w:id="179" w:author="Jos Becktepe" w:date="2023-03-27T15:17:00Z">
        <w:r w:rsidRPr="00694D7B" w:rsidDel="00D81001">
          <w:delText xml:space="preserve">Pupil dilation </w:delText>
        </w:r>
        <w:r w:rsidR="00694D7B" w:rsidRPr="00694D7B" w:rsidDel="00D81001">
          <w:delText xml:space="preserve">differences between patients and controls showed significant differences in </w:delText>
        </w:r>
        <w:r w:rsidRPr="00694D7B" w:rsidDel="00D81001">
          <w:rPr>
            <w:noProof/>
          </w:rPr>
          <w:delText>each feedback condition</w:delText>
        </w:r>
      </w:del>
      <w:del w:id="180" w:author="Jos Becktepe" w:date="2023-03-27T14:59:00Z">
        <w:r w:rsidRPr="00694D7B" w:rsidDel="009A69FF">
          <w:rPr>
            <w:noProof/>
          </w:rPr>
          <w:delText>s</w:delText>
        </w:r>
      </w:del>
      <w:del w:id="181" w:author="Jos Becktepe" w:date="2023-03-27T15:17:00Z">
        <w:r w:rsidRPr="00694D7B" w:rsidDel="00D81001">
          <w:rPr>
            <w:noProof/>
          </w:rPr>
          <w:delText xml:space="preserve"> in feedback types, visual only (t[53]=</w:delText>
        </w:r>
        <w:r w:rsidR="000138A9" w:rsidRPr="00694D7B" w:rsidDel="00D81001">
          <w:rPr>
            <w:noProof/>
          </w:rPr>
          <w:delText>2</w:delText>
        </w:r>
        <w:r w:rsidRPr="00694D7B" w:rsidDel="00D81001">
          <w:rPr>
            <w:noProof/>
          </w:rPr>
          <w:delText>.00, p=0.</w:delText>
        </w:r>
        <w:r w:rsidR="00FF5F16" w:rsidRPr="00694D7B" w:rsidDel="00D81001">
          <w:rPr>
            <w:noProof/>
          </w:rPr>
          <w:delText>02</w:delText>
        </w:r>
        <w:r w:rsidR="000138A9" w:rsidRPr="00694D7B" w:rsidDel="00D81001">
          <w:rPr>
            <w:noProof/>
          </w:rPr>
          <w:delText>8</w:delText>
        </w:r>
        <w:r w:rsidRPr="00694D7B" w:rsidDel="00D81001">
          <w:rPr>
            <w:noProof/>
          </w:rPr>
          <w:delText>), audi</w:delText>
        </w:r>
      </w:del>
      <w:del w:id="182" w:author="Jos Becktepe" w:date="2023-03-27T14:59:00Z">
        <w:r w:rsidRPr="00694D7B" w:rsidDel="007069B4">
          <w:rPr>
            <w:noProof/>
          </w:rPr>
          <w:delText>tiv</w:delText>
        </w:r>
      </w:del>
      <w:del w:id="183" w:author="Jos Becktepe" w:date="2023-03-27T15:17:00Z">
        <w:r w:rsidRPr="00694D7B" w:rsidDel="00D81001">
          <w:rPr>
            <w:noProof/>
          </w:rPr>
          <w:delText>-visual (t[53]=</w:delText>
        </w:r>
        <w:r w:rsidR="000138A9" w:rsidRPr="00694D7B" w:rsidDel="00D81001">
          <w:rPr>
            <w:noProof/>
          </w:rPr>
          <w:delText>2.33</w:delText>
        </w:r>
        <w:r w:rsidRPr="00694D7B" w:rsidDel="00D81001">
          <w:rPr>
            <w:noProof/>
          </w:rPr>
          <w:delText>, p=0.0</w:delText>
        </w:r>
        <w:r w:rsidR="000138A9" w:rsidRPr="00694D7B" w:rsidDel="00D81001">
          <w:rPr>
            <w:noProof/>
          </w:rPr>
          <w:delText>22</w:delText>
        </w:r>
        <w:r w:rsidRPr="00694D7B" w:rsidDel="00D81001">
          <w:rPr>
            <w:noProof/>
          </w:rPr>
          <w:delText>) and audit</w:delText>
        </w:r>
      </w:del>
      <w:del w:id="184" w:author="Jos Becktepe" w:date="2023-03-27T14:59:00Z">
        <w:r w:rsidRPr="00694D7B" w:rsidDel="007069B4">
          <w:rPr>
            <w:noProof/>
          </w:rPr>
          <w:delText>iv</w:delText>
        </w:r>
      </w:del>
      <w:del w:id="185" w:author="Jos Becktepe" w:date="2023-03-27T15:17:00Z">
        <w:r w:rsidRPr="00694D7B" w:rsidDel="00D81001">
          <w:rPr>
            <w:noProof/>
          </w:rPr>
          <w:delText xml:space="preserve"> only (t[53]=</w:delText>
        </w:r>
        <w:r w:rsidR="000138A9" w:rsidRPr="00694D7B" w:rsidDel="00D81001">
          <w:rPr>
            <w:noProof/>
          </w:rPr>
          <w:delText>1.33</w:delText>
        </w:r>
        <w:r w:rsidRPr="00694D7B" w:rsidDel="00D81001">
          <w:rPr>
            <w:noProof/>
          </w:rPr>
          <w:delText>, p=0.0</w:delText>
        </w:r>
        <w:r w:rsidR="000138A9" w:rsidRPr="00694D7B" w:rsidDel="00D81001">
          <w:rPr>
            <w:noProof/>
          </w:rPr>
          <w:delText>47</w:delText>
        </w:r>
        <w:r w:rsidRPr="00694D7B" w:rsidDel="00D81001">
          <w:rPr>
            <w:noProof/>
          </w:rPr>
          <w:delText>)</w:delText>
        </w:r>
        <w:r w:rsidR="00A23106" w:rsidRPr="00694D7B" w:rsidDel="00D81001">
          <w:rPr>
            <w:noProof/>
          </w:rPr>
          <w:delText>.</w:delText>
        </w:r>
        <w:r w:rsidR="00A23106" w:rsidRPr="008474AF" w:rsidDel="00D81001">
          <w:rPr>
            <w:noProof/>
          </w:rPr>
          <w:delText xml:space="preserve"> </w:delText>
        </w:r>
      </w:del>
    </w:p>
    <w:p w14:paraId="14FE4679" w14:textId="6EE592BE" w:rsidR="006E4212" w:rsidRDefault="006E4212" w:rsidP="006E4212">
      <w:pPr>
        <w:pStyle w:val="MainTextwithTab"/>
        <w:rPr>
          <w:ins w:id="186" w:author="Jos Becktepe" w:date="2023-03-27T15:17:00Z"/>
          <w:noProof/>
        </w:rPr>
      </w:pPr>
      <w:r w:rsidRPr="008474AF">
        <w:rPr>
          <w:noProof/>
        </w:rPr>
        <w:t xml:space="preserve">Patients showed a significant </w:t>
      </w:r>
      <w:del w:id="187" w:author="Jos Becktepe" w:date="2023-03-27T15:08:00Z">
        <w:r w:rsidRPr="008474AF" w:rsidDel="003E538C">
          <w:rPr>
            <w:noProof/>
          </w:rPr>
          <w:delText xml:space="preserve">difference </w:delText>
        </w:r>
      </w:del>
      <w:ins w:id="188" w:author="Jos Becktepe" w:date="2023-03-27T15:08:00Z">
        <w:r w:rsidR="003E538C">
          <w:rPr>
            <w:noProof/>
          </w:rPr>
          <w:t>increase of</w:t>
        </w:r>
      </w:ins>
      <w:del w:id="189" w:author="Jos Becktepe" w:date="2023-03-27T15:08:00Z">
        <w:r w:rsidR="00694D7B" w:rsidDel="003E538C">
          <w:rPr>
            <w:noProof/>
          </w:rPr>
          <w:delText>in</w:delText>
        </w:r>
      </w:del>
      <w:r w:rsidR="00694D7B">
        <w:rPr>
          <w:noProof/>
        </w:rPr>
        <w:t xml:space="preserve"> pupil size </w:t>
      </w:r>
      <w:del w:id="190" w:author="Jos Becktepe" w:date="2023-03-27T15:09:00Z">
        <w:r w:rsidRPr="008474AF" w:rsidDel="00575A10">
          <w:rPr>
            <w:noProof/>
          </w:rPr>
          <w:delText>between low vs.</w:delText>
        </w:r>
      </w:del>
      <w:ins w:id="191" w:author="Jos Becktepe" w:date="2023-03-27T15:09:00Z">
        <w:r w:rsidR="00575A10">
          <w:rPr>
            <w:noProof/>
          </w:rPr>
          <w:t>during the</w:t>
        </w:r>
      </w:ins>
      <w:r w:rsidRPr="008474AF">
        <w:rPr>
          <w:noProof/>
        </w:rPr>
        <w:t xml:space="preserve"> </w:t>
      </w:r>
      <w:del w:id="192" w:author="Jos Becktepe" w:date="2023-03-27T15:09:00Z">
        <w:r w:rsidRPr="008474AF" w:rsidDel="00C94AD5">
          <w:rPr>
            <w:noProof/>
          </w:rPr>
          <w:delText xml:space="preserve">high </w:delText>
        </w:r>
      </w:del>
      <w:ins w:id="193" w:author="Jos Becktepe" w:date="2023-03-27T15:09:00Z">
        <w:r w:rsidR="00C94AD5">
          <w:rPr>
            <w:noProof/>
          </w:rPr>
          <w:t>enhanced</w:t>
        </w:r>
        <w:r w:rsidR="00C94AD5" w:rsidRPr="008474AF">
          <w:rPr>
            <w:noProof/>
          </w:rPr>
          <w:t xml:space="preserve"> </w:t>
        </w:r>
      </w:ins>
      <w:r w:rsidRPr="008474AF">
        <w:rPr>
          <w:noProof/>
        </w:rPr>
        <w:t xml:space="preserve">feedback </w:t>
      </w:r>
      <w:r w:rsidR="00FC572D">
        <w:rPr>
          <w:noProof/>
        </w:rPr>
        <w:t>in two conditions (</w:t>
      </w:r>
      <w:del w:id="194" w:author="Jos Becktepe" w:date="2023-03-27T14:59:00Z">
        <w:r w:rsidR="00FC572D" w:rsidRPr="008474AF" w:rsidDel="00D457D2">
          <w:rPr>
            <w:noProof/>
          </w:rPr>
          <w:delText>auditiv</w:delText>
        </w:r>
      </w:del>
      <w:ins w:id="195" w:author="Jos Becktepe" w:date="2023-03-27T14:59:00Z">
        <w:r w:rsidR="00D457D2" w:rsidRPr="008474AF">
          <w:rPr>
            <w:noProof/>
          </w:rPr>
          <w:t>audi</w:t>
        </w:r>
        <w:r w:rsidR="00D457D2">
          <w:rPr>
            <w:noProof/>
          </w:rPr>
          <w:t>o</w:t>
        </w:r>
      </w:ins>
      <w:r w:rsidR="00FC572D" w:rsidRPr="008474AF">
        <w:rPr>
          <w:noProof/>
        </w:rPr>
        <w:t xml:space="preserve">-visual: p=0.039, </w:t>
      </w:r>
      <w:del w:id="196" w:author="Jos Becktepe" w:date="2023-03-27T15:00:00Z">
        <w:r w:rsidR="00FC572D" w:rsidRPr="008474AF" w:rsidDel="00D457D2">
          <w:rPr>
            <w:noProof/>
          </w:rPr>
          <w:delText>auditiv</w:delText>
        </w:r>
      </w:del>
      <w:ins w:id="197" w:author="Jos Becktepe" w:date="2023-03-27T15:00:00Z">
        <w:r w:rsidR="00D457D2" w:rsidRPr="008474AF">
          <w:rPr>
            <w:noProof/>
          </w:rPr>
          <w:t>audit</w:t>
        </w:r>
        <w:r w:rsidR="00D457D2">
          <w:rPr>
            <w:noProof/>
          </w:rPr>
          <w:t>ory</w:t>
        </w:r>
      </w:ins>
      <w:r w:rsidR="00FC572D" w:rsidRPr="008474AF">
        <w:rPr>
          <w:noProof/>
        </w:rPr>
        <w:t xml:space="preserve">: </w:t>
      </w:r>
      <w:ins w:id="198" w:author="Julius Welzel" w:date="2023-04-27T14:26:00Z">
        <w:r w:rsidR="00E04F2C">
          <w:rPr>
            <w:noProof/>
          </w:rPr>
          <w:t>p=</w:t>
        </w:r>
      </w:ins>
      <w:r w:rsidR="00FC572D" w:rsidRPr="008474AF">
        <w:rPr>
          <w:noProof/>
        </w:rPr>
        <w:t>0.046</w:t>
      </w:r>
      <w:r w:rsidR="00FC572D">
        <w:rPr>
          <w:noProof/>
        </w:rPr>
        <w:t xml:space="preserve">), not however in the visual feedback condition </w:t>
      </w:r>
      <w:r w:rsidRPr="008474AF">
        <w:rPr>
          <w:noProof/>
        </w:rPr>
        <w:t>(visual: p=</w:t>
      </w:r>
      <w:r w:rsidR="00FF5F16" w:rsidRPr="008474AF">
        <w:rPr>
          <w:noProof/>
        </w:rPr>
        <w:t>0.08</w:t>
      </w:r>
      <w:ins w:id="199" w:author="Jos Becktepe" w:date="2023-03-27T16:45:00Z">
        <w:r w:rsidR="0079626D">
          <w:rPr>
            <w:noProof/>
          </w:rPr>
          <w:t xml:space="preserve">, </w:t>
        </w:r>
        <w:commentRangeStart w:id="200"/>
        <w:r w:rsidR="0079626D" w:rsidRPr="0079626D">
          <w:rPr>
            <w:b/>
            <w:bCs/>
            <w:noProof/>
            <w:rPrChange w:id="201" w:author="Jos Becktepe" w:date="2023-03-27T16:45:00Z">
              <w:rPr>
                <w:noProof/>
              </w:rPr>
            </w:rPrChange>
          </w:rPr>
          <w:t>Figure 2</w:t>
        </w:r>
      </w:ins>
      <w:commentRangeEnd w:id="200"/>
      <w:ins w:id="202" w:author="Jos Becktepe" w:date="2023-03-27T16:46:00Z">
        <w:r w:rsidR="0079626D">
          <w:rPr>
            <w:rStyle w:val="CommentReference"/>
            <w:rFonts w:asciiTheme="minorHAnsi" w:eastAsiaTheme="minorHAnsi" w:hAnsiTheme="minorHAnsi" w:cstheme="minorBidi"/>
            <w:color w:val="auto"/>
            <w:lang w:val="de-DE"/>
          </w:rPr>
          <w:commentReference w:id="200"/>
        </w:r>
      </w:ins>
      <w:r w:rsidRPr="008474AF">
        <w:rPr>
          <w:noProof/>
        </w:rPr>
        <w:t>)</w:t>
      </w:r>
      <w:r w:rsidR="00FC572D">
        <w:rPr>
          <w:noProof/>
        </w:rPr>
        <w:t>.</w:t>
      </w:r>
      <w:r w:rsidRPr="008474AF">
        <w:rPr>
          <w:noProof/>
        </w:rPr>
        <w:t xml:space="preserve"> Controls showed </w:t>
      </w:r>
      <w:r w:rsidR="00694D7B">
        <w:rPr>
          <w:noProof/>
        </w:rPr>
        <w:t xml:space="preserve">no </w:t>
      </w:r>
      <w:r w:rsidRPr="008474AF">
        <w:rPr>
          <w:noProof/>
        </w:rPr>
        <w:t xml:space="preserve"> significant difference</w:t>
      </w:r>
      <w:ins w:id="203" w:author="Jos Becktepe" w:date="2023-03-27T15:09:00Z">
        <w:r w:rsidR="00C94AD5">
          <w:rPr>
            <w:noProof/>
          </w:rPr>
          <w:t xml:space="preserve"> for pupil size</w:t>
        </w:r>
      </w:ins>
      <w:r w:rsidRPr="008474AF">
        <w:rPr>
          <w:noProof/>
        </w:rPr>
        <w:t xml:space="preserve"> between low vs. high feedback per condition</w:t>
      </w:r>
      <w:r w:rsidR="003069B7" w:rsidRPr="008474AF">
        <w:rPr>
          <w:noProof/>
        </w:rPr>
        <w:t xml:space="preserve"> </w:t>
      </w:r>
      <w:del w:id="204" w:author="Jos Becktepe" w:date="2023-03-27T15:09:00Z">
        <w:r w:rsidR="003069B7" w:rsidRPr="008474AF" w:rsidDel="00C94AD5">
          <w:rPr>
            <w:noProof/>
          </w:rPr>
          <w:delText>for pupil size</w:delText>
        </w:r>
        <w:r w:rsidRPr="008474AF" w:rsidDel="00C94AD5">
          <w:rPr>
            <w:noProof/>
          </w:rPr>
          <w:delText xml:space="preserve"> </w:delText>
        </w:r>
      </w:del>
      <w:r w:rsidRPr="008474AF">
        <w:rPr>
          <w:noProof/>
        </w:rPr>
        <w:t>(visual: p=</w:t>
      </w:r>
      <w:r w:rsidR="00FF5F16" w:rsidRPr="008474AF">
        <w:rPr>
          <w:noProof/>
        </w:rPr>
        <w:t>0.328</w:t>
      </w:r>
      <w:r w:rsidRPr="008474AF">
        <w:rPr>
          <w:noProof/>
        </w:rPr>
        <w:t xml:space="preserve">; </w:t>
      </w:r>
      <w:del w:id="205" w:author="Jos Becktepe" w:date="2023-03-27T15:00:00Z">
        <w:r w:rsidRPr="008474AF" w:rsidDel="00D457D2">
          <w:rPr>
            <w:noProof/>
          </w:rPr>
          <w:delText>auditiv</w:delText>
        </w:r>
      </w:del>
      <w:ins w:id="206" w:author="Jos Becktepe" w:date="2023-03-27T15:00:00Z">
        <w:r w:rsidR="00D457D2" w:rsidRPr="008474AF">
          <w:rPr>
            <w:noProof/>
          </w:rPr>
          <w:t>audi</w:t>
        </w:r>
        <w:r w:rsidR="00D457D2">
          <w:rPr>
            <w:noProof/>
          </w:rPr>
          <w:t>o</w:t>
        </w:r>
      </w:ins>
      <w:r w:rsidRPr="008474AF">
        <w:rPr>
          <w:noProof/>
        </w:rPr>
        <w:t>-visual: p=</w:t>
      </w:r>
      <w:r w:rsidR="00FF5F16" w:rsidRPr="008474AF">
        <w:rPr>
          <w:noProof/>
        </w:rPr>
        <w:t xml:space="preserve">0.167, </w:t>
      </w:r>
      <w:del w:id="207" w:author="Jos Becktepe" w:date="2023-03-27T15:00:00Z">
        <w:r w:rsidR="00FF5F16" w:rsidRPr="008474AF" w:rsidDel="00D457D2">
          <w:rPr>
            <w:noProof/>
          </w:rPr>
          <w:delText>auditiv</w:delText>
        </w:r>
      </w:del>
      <w:ins w:id="208" w:author="Jos Becktepe" w:date="2023-03-27T15:00:00Z">
        <w:r w:rsidR="00D457D2" w:rsidRPr="008474AF">
          <w:rPr>
            <w:noProof/>
          </w:rPr>
          <w:t>audit</w:t>
        </w:r>
        <w:r w:rsidR="00D457D2">
          <w:rPr>
            <w:noProof/>
          </w:rPr>
          <w:t>ory</w:t>
        </w:r>
      </w:ins>
      <w:r w:rsidR="00FF5F16" w:rsidRPr="008474AF">
        <w:rPr>
          <w:noProof/>
        </w:rPr>
        <w:t>: p=0.78</w:t>
      </w:r>
      <w:r w:rsidRPr="008474AF">
        <w:rPr>
          <w:noProof/>
        </w:rPr>
        <w:t>)</w:t>
      </w:r>
      <w:ins w:id="209" w:author="Jos Becktepe" w:date="2023-03-27T15:17:00Z">
        <w:r w:rsidR="00D81001">
          <w:rPr>
            <w:noProof/>
          </w:rPr>
          <w:t>.</w:t>
        </w:r>
      </w:ins>
    </w:p>
    <w:p w14:paraId="38F1834E" w14:textId="77777777" w:rsidR="00D81001" w:rsidRPr="008474AF" w:rsidRDefault="00D81001" w:rsidP="00D81001">
      <w:pPr>
        <w:pStyle w:val="MainTextwithTab"/>
        <w:rPr>
          <w:ins w:id="210" w:author="Jos Becktepe" w:date="2023-03-27T15:17:00Z"/>
          <w:noProof/>
        </w:rPr>
      </w:pPr>
      <w:commentRangeStart w:id="211"/>
      <w:ins w:id="212" w:author="Jos Becktepe" w:date="2023-03-27T15:17:00Z">
        <w:r w:rsidRPr="00694D7B">
          <w:t xml:space="preserve">Pupil dilation differences between patients and controls showed significant differences in </w:t>
        </w:r>
        <w:r w:rsidRPr="00694D7B">
          <w:rPr>
            <w:noProof/>
          </w:rPr>
          <w:t>each feedback condition in feedback types, visual only (t[53]=2.00, p=0.028), audi</w:t>
        </w:r>
        <w:r>
          <w:rPr>
            <w:noProof/>
          </w:rPr>
          <w:t>o</w:t>
        </w:r>
        <w:r w:rsidRPr="00694D7B">
          <w:rPr>
            <w:noProof/>
          </w:rPr>
          <w:t>-visual (t[53]=2.33, p=0.022) and audit</w:t>
        </w:r>
        <w:r>
          <w:rPr>
            <w:noProof/>
          </w:rPr>
          <w:t>ory</w:t>
        </w:r>
        <w:r w:rsidRPr="00694D7B">
          <w:rPr>
            <w:noProof/>
          </w:rPr>
          <w:t xml:space="preserve"> only (t[53]=1.33, p=0.047).</w:t>
        </w:r>
        <w:r w:rsidRPr="008474AF">
          <w:rPr>
            <w:noProof/>
          </w:rPr>
          <w:t xml:space="preserve"> </w:t>
        </w:r>
      </w:ins>
      <w:commentRangeEnd w:id="211"/>
      <w:ins w:id="213" w:author="Jos Becktepe" w:date="2023-03-27T15:18:00Z">
        <w:r>
          <w:rPr>
            <w:rStyle w:val="CommentReference"/>
            <w:rFonts w:asciiTheme="minorHAnsi" w:eastAsiaTheme="minorHAnsi" w:hAnsiTheme="minorHAnsi" w:cstheme="minorBidi"/>
            <w:color w:val="auto"/>
            <w:lang w:val="de-DE"/>
          </w:rPr>
          <w:commentReference w:id="211"/>
        </w:r>
      </w:ins>
    </w:p>
    <w:p w14:paraId="043CC1EB" w14:textId="77777777" w:rsidR="00D81001" w:rsidRDefault="00D81001">
      <w:pPr>
        <w:pStyle w:val="MainTextwithTab"/>
        <w:ind w:firstLine="0"/>
        <w:rPr>
          <w:noProof/>
        </w:rPr>
        <w:pPrChange w:id="214" w:author="Jos Becktepe" w:date="2023-03-27T15:17:00Z">
          <w:pPr>
            <w:pStyle w:val="MainTextwithTab"/>
          </w:pPr>
        </w:pPrChange>
      </w:pPr>
    </w:p>
    <w:p w14:paraId="0233A60B" w14:textId="2706B384" w:rsidR="003D1B5B" w:rsidRDefault="003D1B5B" w:rsidP="003D1B5B">
      <w:pPr>
        <w:pStyle w:val="MainTextwithTab"/>
        <w:ind w:firstLine="0"/>
        <w:rPr>
          <w:noProof/>
        </w:rPr>
      </w:pPr>
    </w:p>
    <w:p w14:paraId="2A3AC595" w14:textId="395E88FE" w:rsidR="001F543C" w:rsidRPr="00892B5D" w:rsidRDefault="003D1B5B" w:rsidP="00711CDC">
      <w:pPr>
        <w:pStyle w:val="Heading1"/>
      </w:pPr>
      <w:r>
        <w:lastRenderedPageBreak/>
        <w:t>D</w:t>
      </w:r>
      <w:r w:rsidR="001F543C" w:rsidRPr="00892B5D">
        <w:t>iscussion</w:t>
      </w:r>
    </w:p>
    <w:p w14:paraId="74335E6D" w14:textId="3DDA1A4C" w:rsidR="009862C2" w:rsidRDefault="00522156" w:rsidP="00711CDC">
      <w:pPr>
        <w:pStyle w:val="MainText"/>
        <w:rPr>
          <w:ins w:id="215" w:author="Jos Becktepe" w:date="2023-03-27T16:31:00Z"/>
          <w:rStyle w:val="MainTextTegn"/>
        </w:rPr>
      </w:pPr>
      <w:ins w:id="216" w:author="Jos Becktepe" w:date="2023-03-27T16:32:00Z">
        <w:r>
          <w:rPr>
            <w:rStyle w:val="MainTextTegn"/>
          </w:rPr>
          <w:t>In this study we</w:t>
        </w:r>
      </w:ins>
      <w:ins w:id="217" w:author="Jos Becktepe" w:date="2023-03-27T16:31:00Z">
        <w:r w:rsidR="00EA58AB">
          <w:rPr>
            <w:rStyle w:val="MainTextTegn"/>
          </w:rPr>
          <w:t xml:space="preserve"> investigated sensory </w:t>
        </w:r>
        <w:proofErr w:type="spellStart"/>
        <w:r w:rsidR="00EA58AB">
          <w:rPr>
            <w:rStyle w:val="MainTextTegn"/>
          </w:rPr>
          <w:t>feeback</w:t>
        </w:r>
        <w:proofErr w:type="spellEnd"/>
        <w:r w:rsidR="00EA58AB">
          <w:rPr>
            <w:rStyle w:val="MainTextTegn"/>
          </w:rPr>
          <w:t xml:space="preserve"> driven </w:t>
        </w:r>
        <w:r>
          <w:rPr>
            <w:rStyle w:val="MainTextTegn"/>
          </w:rPr>
          <w:t xml:space="preserve">modulation of </w:t>
        </w:r>
      </w:ins>
      <w:ins w:id="218" w:author="Jos Becktepe" w:date="2023-03-27T19:59:00Z">
        <w:r w:rsidR="00815FA4">
          <w:rPr>
            <w:rStyle w:val="MainTextTegn"/>
          </w:rPr>
          <w:t xml:space="preserve">target </w:t>
        </w:r>
      </w:ins>
      <w:ins w:id="219" w:author="Jos Becktepe" w:date="2023-03-27T16:31:00Z">
        <w:r>
          <w:rPr>
            <w:rStyle w:val="MainTextTegn"/>
          </w:rPr>
          <w:t>force tremor amplitude in ET patient</w:t>
        </w:r>
      </w:ins>
      <w:ins w:id="220" w:author="Jos Becktepe" w:date="2023-03-27T16:32:00Z">
        <w:r>
          <w:rPr>
            <w:rStyle w:val="MainTextTegn"/>
          </w:rPr>
          <w:t xml:space="preserve">s. </w:t>
        </w:r>
      </w:ins>
    </w:p>
    <w:p w14:paraId="001907BE" w14:textId="17A329EF" w:rsidR="00CC1D36" w:rsidRPr="00FF5F16" w:rsidRDefault="00D84CD1"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MainTextTegn"/>
        </w:rPr>
        <w:t xml:space="preserve">In summary, we found that </w:t>
      </w:r>
      <w:ins w:id="221" w:author="Jos Becktepe" w:date="2023-03-27T20:00:00Z">
        <w:r w:rsidR="00AA5336">
          <w:rPr>
            <w:rStyle w:val="MainTextTegn"/>
          </w:rPr>
          <w:t xml:space="preserve">target </w:t>
        </w:r>
      </w:ins>
      <w:del w:id="222" w:author="Jos Becktepe" w:date="2023-03-27T16:33:00Z">
        <w:r w:rsidRPr="00711CDC" w:rsidDel="00893C67">
          <w:rPr>
            <w:rStyle w:val="MainTextTegn"/>
          </w:rPr>
          <w:delText>Essential tremor</w:delText>
        </w:r>
      </w:del>
      <w:ins w:id="223" w:author="Jos Becktepe" w:date="2023-03-27T16:33:00Z">
        <w:r w:rsidR="00893C67">
          <w:rPr>
            <w:rStyle w:val="MainTextTegn"/>
          </w:rPr>
          <w:t>force tremor</w:t>
        </w:r>
      </w:ins>
      <w:r w:rsidRPr="00711CDC">
        <w:rPr>
          <w:rStyle w:val="MainTextTegn"/>
        </w:rPr>
        <w:t xml:space="preserve"> amplitude</w:t>
      </w:r>
      <w:ins w:id="224" w:author="Jos Becktepe" w:date="2023-03-27T16:33:00Z">
        <w:r w:rsidR="00893C67">
          <w:rPr>
            <w:rStyle w:val="MainTextTegn"/>
          </w:rPr>
          <w:t xml:space="preserve"> </w:t>
        </w:r>
      </w:ins>
      <w:del w:id="225" w:author="Jos Becktepe" w:date="2023-03-27T20:00:00Z">
        <w:r w:rsidRPr="00711CDC" w:rsidDel="00AA5336">
          <w:rPr>
            <w:rStyle w:val="MainTextTegn"/>
          </w:rPr>
          <w:delText xml:space="preserve"> </w:delText>
        </w:r>
      </w:del>
      <w:r w:rsidRPr="00711CDC">
        <w:rPr>
          <w:rStyle w:val="MainTextTegn"/>
        </w:rPr>
        <w:t xml:space="preserve">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w:t>
      </w:r>
      <w:del w:id="226" w:author="Jos Becktepe" w:date="2023-03-27T20:00:00Z">
        <w:r w:rsidR="00C2793F" w:rsidDel="00437C6F">
          <w:rPr>
            <w:rStyle w:val="MainTextTegn"/>
          </w:rPr>
          <w:delText>manner</w:delText>
        </w:r>
      </w:del>
      <w:ins w:id="227" w:author="Jos Becktepe" w:date="2023-03-27T20:00:00Z">
        <w:r w:rsidR="00437C6F">
          <w:rPr>
            <w:rStyle w:val="MainTextTegn"/>
          </w:rPr>
          <w:t>scale</w:t>
        </w:r>
      </w:ins>
      <w:r w:rsidR="00F447AB" w:rsidRPr="00711CDC">
        <w:rPr>
          <w:rStyle w:val="MainTextTegn"/>
        </w:rPr>
        <w:t>.</w:t>
      </w:r>
      <w:ins w:id="228" w:author="Jos Becktepe" w:date="2023-03-27T20:05:00Z">
        <w:r w:rsidR="000F622A">
          <w:rPr>
            <w:rStyle w:val="MainTextTegn"/>
          </w:rPr>
          <w:t xml:space="preserve"> </w:t>
        </w:r>
      </w:ins>
      <w:ins w:id="229" w:author="Jos Becktepe" w:date="2023-03-27T20:06:00Z">
        <w:r w:rsidR="000F622A">
          <w:rPr>
            <w:rStyle w:val="MainTextTegn"/>
          </w:rPr>
          <w:t xml:space="preserve">During </w:t>
        </w:r>
      </w:ins>
      <w:ins w:id="230" w:author="Jos Becktepe" w:date="2023-03-27T20:16:00Z">
        <w:r w:rsidR="007C344A">
          <w:rPr>
            <w:rStyle w:val="MainTextTegn"/>
          </w:rPr>
          <w:t xml:space="preserve">the </w:t>
        </w:r>
      </w:ins>
      <w:ins w:id="231" w:author="Jos Becktepe" w:date="2023-03-27T20:06:00Z">
        <w:r w:rsidR="000F622A">
          <w:rPr>
            <w:rStyle w:val="MainTextTegn"/>
          </w:rPr>
          <w:t xml:space="preserve">enhanced visual, </w:t>
        </w:r>
        <w:proofErr w:type="gramStart"/>
        <w:r w:rsidR="000F622A">
          <w:rPr>
            <w:rStyle w:val="MainTextTegn"/>
          </w:rPr>
          <w:t>auditory</w:t>
        </w:r>
        <w:proofErr w:type="gramEnd"/>
        <w:r w:rsidR="000F622A">
          <w:rPr>
            <w:rStyle w:val="MainTextTegn"/>
          </w:rPr>
          <w:t xml:space="preserve"> or combined a</w:t>
        </w:r>
        <w:r w:rsidR="008B1ABE">
          <w:rPr>
            <w:rStyle w:val="MainTextTegn"/>
          </w:rPr>
          <w:t>u</w:t>
        </w:r>
        <w:r w:rsidR="000F622A">
          <w:rPr>
            <w:rStyle w:val="MainTextTegn"/>
          </w:rPr>
          <w:t>dio-visual feedback</w:t>
        </w:r>
        <w:r w:rsidR="008B1ABE">
          <w:rPr>
            <w:rStyle w:val="MainTextTegn"/>
          </w:rPr>
          <w:t xml:space="preserve"> </w:t>
        </w:r>
      </w:ins>
      <w:ins w:id="232" w:author="Jos Becktepe" w:date="2023-03-27T20:16:00Z">
        <w:r w:rsidR="007C344A">
          <w:rPr>
            <w:rStyle w:val="MainTextTegn"/>
          </w:rPr>
          <w:t>tasks the tremor amplitude was significantly increased</w:t>
        </w:r>
      </w:ins>
      <w:ins w:id="233" w:author="Jos Becktepe" w:date="2023-03-27T20:17:00Z">
        <w:r w:rsidR="007C344A">
          <w:rPr>
            <w:rStyle w:val="MainTextTegn"/>
          </w:rPr>
          <w:t>.</w:t>
        </w:r>
      </w:ins>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w:t>
      </w:r>
      <w:r w:rsidR="009E13ED" w:rsidRPr="008474AF">
        <w:rPr>
          <w:rStyle w:val="Heading2Char"/>
          <w:rFonts w:ascii="STIX Two Text" w:eastAsiaTheme="minorEastAsia" w:hAnsi="STIX Two Text"/>
          <w:b w:val="0"/>
          <w:bCs w:val="0"/>
          <w:iCs w:val="0"/>
          <w:color w:val="000000" w:themeColor="text1"/>
          <w:sz w:val="20"/>
          <w:szCs w:val="20"/>
        </w:rPr>
        <w:t xml:space="preserve">Combined </w:t>
      </w:r>
      <w:del w:id="234" w:author="Jos Becktepe" w:date="2023-03-27T16:47:00Z">
        <w:r w:rsidR="009E13ED" w:rsidRPr="008474AF" w:rsidDel="00611FA4">
          <w:rPr>
            <w:rStyle w:val="Heading2Char"/>
            <w:rFonts w:ascii="STIX Two Text" w:eastAsiaTheme="minorEastAsia" w:hAnsi="STIX Two Text"/>
            <w:b w:val="0"/>
            <w:bCs w:val="0"/>
            <w:iCs w:val="0"/>
            <w:color w:val="000000" w:themeColor="text1"/>
            <w:sz w:val="20"/>
            <w:szCs w:val="20"/>
          </w:rPr>
          <w:delText xml:space="preserve">auditory and </w:delText>
        </w:r>
        <w:r w:rsidR="0027778A" w:rsidRPr="008474AF" w:rsidDel="00611FA4">
          <w:rPr>
            <w:rStyle w:val="Heading2Char"/>
            <w:rFonts w:ascii="STIX Two Text" w:eastAsiaTheme="minorEastAsia" w:hAnsi="STIX Two Text"/>
            <w:b w:val="0"/>
            <w:bCs w:val="0"/>
            <w:iCs w:val="0"/>
            <w:color w:val="000000" w:themeColor="text1"/>
            <w:sz w:val="20"/>
            <w:szCs w:val="20"/>
          </w:rPr>
          <w:delText xml:space="preserve">visual </w:delText>
        </w:r>
      </w:del>
      <w:ins w:id="235" w:author="Jos Becktepe" w:date="2023-03-27T16:47:00Z">
        <w:r w:rsidR="00611FA4">
          <w:rPr>
            <w:rStyle w:val="Heading2Char"/>
            <w:rFonts w:ascii="STIX Two Text" w:eastAsiaTheme="minorEastAsia" w:hAnsi="STIX Two Text"/>
            <w:b w:val="0"/>
            <w:bCs w:val="0"/>
            <w:iCs w:val="0"/>
            <w:color w:val="000000" w:themeColor="text1"/>
            <w:sz w:val="20"/>
            <w:szCs w:val="20"/>
          </w:rPr>
          <w:t xml:space="preserve">audio-visual </w:t>
        </w:r>
      </w:ins>
      <w:r w:rsidR="0027778A" w:rsidRPr="008474AF">
        <w:rPr>
          <w:rStyle w:val="Heading2Char"/>
          <w:rFonts w:ascii="STIX Two Text" w:eastAsiaTheme="minorEastAsia" w:hAnsi="STIX Two Text"/>
          <w:b w:val="0"/>
          <w:bCs w:val="0"/>
          <w:iCs w:val="0"/>
          <w:color w:val="000000" w:themeColor="text1"/>
          <w:sz w:val="20"/>
          <w:szCs w:val="20"/>
        </w:rPr>
        <w:t>feedback evoke</w:t>
      </w:r>
      <w:r w:rsidR="0053419D" w:rsidRPr="008474AF">
        <w:rPr>
          <w:rStyle w:val="Heading2Char"/>
          <w:rFonts w:ascii="STIX Two Text" w:eastAsiaTheme="minorEastAsia" w:hAnsi="STIX Two Text"/>
          <w:b w:val="0"/>
          <w:bCs w:val="0"/>
          <w:iCs w:val="0"/>
          <w:color w:val="000000" w:themeColor="text1"/>
          <w:sz w:val="20"/>
          <w:szCs w:val="20"/>
        </w:rPr>
        <w:t>d</w:t>
      </w:r>
      <w:r w:rsidR="0027778A" w:rsidRPr="008474AF">
        <w:rPr>
          <w:rStyle w:val="Heading2Char"/>
          <w:rFonts w:ascii="STIX Two Text" w:eastAsiaTheme="minorEastAsia" w:hAnsi="STIX Two Text"/>
          <w:b w:val="0"/>
          <w:bCs w:val="0"/>
          <w:iCs w:val="0"/>
          <w:color w:val="000000" w:themeColor="text1"/>
          <w:sz w:val="20"/>
          <w:szCs w:val="20"/>
        </w:rPr>
        <w:t xml:space="preserve"> the largest </w:t>
      </w:r>
      <w:r w:rsidR="00E02EBA" w:rsidRPr="008474AF">
        <w:rPr>
          <w:rStyle w:val="Heading2Char"/>
          <w:rFonts w:ascii="STIX Two Text" w:eastAsiaTheme="minorEastAsia" w:hAnsi="STIX Two Text"/>
          <w:b w:val="0"/>
          <w:bCs w:val="0"/>
          <w:iCs w:val="0"/>
          <w:color w:val="000000" w:themeColor="text1"/>
          <w:sz w:val="20"/>
          <w:szCs w:val="20"/>
        </w:rPr>
        <w:t xml:space="preserve">increase </w:t>
      </w:r>
      <w:ins w:id="236" w:author="Jos Becktepe" w:date="2023-03-27T20:22:00Z">
        <w:r w:rsidR="00B04F79">
          <w:rPr>
            <w:rStyle w:val="Heading2Char"/>
            <w:rFonts w:ascii="STIX Two Text" w:eastAsiaTheme="minorEastAsia" w:hAnsi="STIX Two Text"/>
            <w:b w:val="0"/>
            <w:bCs w:val="0"/>
            <w:iCs w:val="0"/>
            <w:color w:val="000000" w:themeColor="text1"/>
            <w:sz w:val="20"/>
            <w:szCs w:val="20"/>
          </w:rPr>
          <w:t>of</w:t>
        </w:r>
      </w:ins>
      <w:del w:id="237" w:author="Jos Becktepe" w:date="2023-03-27T20:22:00Z">
        <w:r w:rsidR="00E02EBA" w:rsidRPr="008474AF" w:rsidDel="00B04F79">
          <w:rPr>
            <w:rStyle w:val="Heading2Char"/>
            <w:rFonts w:ascii="STIX Two Text" w:eastAsiaTheme="minorEastAsia" w:hAnsi="STIX Two Text"/>
            <w:b w:val="0"/>
            <w:bCs w:val="0"/>
            <w:iCs w:val="0"/>
            <w:color w:val="000000" w:themeColor="text1"/>
            <w:sz w:val="20"/>
            <w:szCs w:val="20"/>
          </w:rPr>
          <w:delText>in</w:delText>
        </w:r>
      </w:del>
      <w:r w:rsidR="00E02EBA" w:rsidRPr="008474AF">
        <w:rPr>
          <w:rStyle w:val="Heading2Char"/>
          <w:rFonts w:ascii="STIX Two Text" w:eastAsiaTheme="minorEastAsia" w:hAnsi="STIX Two Text"/>
          <w:b w:val="0"/>
          <w:bCs w:val="0"/>
          <w:iCs w:val="0"/>
          <w:color w:val="000000" w:themeColor="text1"/>
          <w:sz w:val="20"/>
          <w:szCs w:val="20"/>
        </w:rPr>
        <w:t xml:space="preserve"> tremor amplitude and pupil diameter</w:t>
      </w:r>
      <w:r w:rsidR="00F81223" w:rsidRPr="008474AF">
        <w:rPr>
          <w:rStyle w:val="Heading2Char"/>
          <w:rFonts w:ascii="STIX Two Text" w:eastAsiaTheme="minorEastAsia" w:hAnsi="STIX Two Text"/>
          <w:b w:val="0"/>
          <w:bCs w:val="0"/>
          <w:iCs w:val="0"/>
          <w:color w:val="000000" w:themeColor="text1"/>
          <w:sz w:val="20"/>
          <w:szCs w:val="20"/>
        </w:rPr>
        <w:t xml:space="preserve"> in patients</w:t>
      </w:r>
      <w:commentRangeStart w:id="238"/>
      <w:del w:id="239" w:author="Jos Becktepe" w:date="2023-03-27T20:21:00Z">
        <w:r w:rsidR="00F81223" w:rsidRPr="008474AF" w:rsidDel="002F5C7F">
          <w:rPr>
            <w:rStyle w:val="Heading2Char"/>
            <w:rFonts w:ascii="STIX Two Text" w:eastAsiaTheme="minorEastAsia" w:hAnsi="STIX Two Text"/>
            <w:b w:val="0"/>
            <w:bCs w:val="0"/>
            <w:iCs w:val="0"/>
            <w:color w:val="000000" w:themeColor="text1"/>
            <w:sz w:val="20"/>
            <w:szCs w:val="20"/>
          </w:rPr>
          <w:delText xml:space="preserve">, </w:delText>
        </w:r>
        <w:r w:rsidR="00F81223" w:rsidRPr="008474AF" w:rsidDel="003F1410">
          <w:rPr>
            <w:rStyle w:val="Heading2Char"/>
            <w:rFonts w:ascii="STIX Two Text" w:eastAsiaTheme="minorEastAsia" w:hAnsi="STIX Two Text"/>
            <w:b w:val="0"/>
            <w:bCs w:val="0"/>
            <w:iCs w:val="0"/>
            <w:color w:val="000000" w:themeColor="text1"/>
            <w:sz w:val="20"/>
            <w:szCs w:val="20"/>
          </w:rPr>
          <w:delText xml:space="preserve">although the differences </w:delText>
        </w:r>
        <w:r w:rsidR="00CC1D36" w:rsidRPr="008474AF" w:rsidDel="003F1410">
          <w:rPr>
            <w:rStyle w:val="Heading2Char"/>
            <w:rFonts w:ascii="STIX Two Text" w:eastAsiaTheme="minorEastAsia" w:hAnsi="STIX Two Text"/>
            <w:b w:val="0"/>
            <w:bCs w:val="0"/>
            <w:iCs w:val="0"/>
            <w:color w:val="000000" w:themeColor="text1"/>
            <w:sz w:val="20"/>
            <w:szCs w:val="20"/>
          </w:rPr>
          <w:delText xml:space="preserve">in the tremor amplitude were </w:delText>
        </w:r>
        <w:r w:rsidR="00FF5F16" w:rsidRPr="008474AF" w:rsidDel="003F1410">
          <w:rPr>
            <w:rStyle w:val="Heading2Char"/>
            <w:rFonts w:ascii="STIX Two Text" w:eastAsiaTheme="minorEastAsia" w:hAnsi="STIX Two Text"/>
            <w:b w:val="0"/>
            <w:bCs w:val="0"/>
            <w:iCs w:val="0"/>
            <w:color w:val="000000" w:themeColor="text1"/>
            <w:sz w:val="20"/>
            <w:szCs w:val="20"/>
          </w:rPr>
          <w:delText xml:space="preserve">only significant for the </w:delText>
        </w:r>
      </w:del>
      <w:del w:id="240" w:author="Jos Becktepe" w:date="2023-03-27T16:27:00Z">
        <w:r w:rsidR="00FF5F16" w:rsidRPr="008474AF" w:rsidDel="000E44D9">
          <w:rPr>
            <w:rStyle w:val="Heading2Char"/>
            <w:rFonts w:ascii="STIX Two Text" w:eastAsiaTheme="minorEastAsia" w:hAnsi="STIX Two Text"/>
            <w:b w:val="0"/>
            <w:bCs w:val="0"/>
            <w:iCs w:val="0"/>
            <w:color w:val="000000" w:themeColor="text1"/>
            <w:sz w:val="20"/>
            <w:szCs w:val="20"/>
          </w:rPr>
          <w:delText xml:space="preserve">auditive </w:delText>
        </w:r>
      </w:del>
      <w:del w:id="241" w:author="Jos Becktepe" w:date="2023-03-27T20:21:00Z">
        <w:r w:rsidR="00FF5F16" w:rsidRPr="008474AF" w:rsidDel="003F1410">
          <w:rPr>
            <w:rStyle w:val="Heading2Char"/>
            <w:rFonts w:ascii="STIX Two Text" w:eastAsiaTheme="minorEastAsia" w:hAnsi="STIX Two Text"/>
            <w:b w:val="0"/>
            <w:bCs w:val="0"/>
            <w:iCs w:val="0"/>
            <w:color w:val="000000" w:themeColor="text1"/>
            <w:sz w:val="20"/>
            <w:szCs w:val="20"/>
          </w:rPr>
          <w:delText xml:space="preserve">only and </w:delText>
        </w:r>
      </w:del>
      <w:del w:id="242" w:author="Jos Becktepe" w:date="2023-03-27T16:27:00Z">
        <w:r w:rsidR="00FF5F16" w:rsidRPr="008474AF" w:rsidDel="000E44D9">
          <w:rPr>
            <w:rStyle w:val="Heading2Char"/>
            <w:rFonts w:ascii="STIX Two Text" w:eastAsiaTheme="minorEastAsia" w:hAnsi="STIX Two Text"/>
            <w:b w:val="0"/>
            <w:bCs w:val="0"/>
            <w:iCs w:val="0"/>
            <w:color w:val="000000" w:themeColor="text1"/>
            <w:sz w:val="20"/>
            <w:szCs w:val="20"/>
          </w:rPr>
          <w:delText>auditive</w:delText>
        </w:r>
      </w:del>
      <w:del w:id="243" w:author="Jos Becktepe" w:date="2023-03-27T20:21:00Z">
        <w:r w:rsidR="00FF5F16" w:rsidRPr="008474AF" w:rsidDel="003F1410">
          <w:rPr>
            <w:rStyle w:val="Heading2Char"/>
            <w:rFonts w:ascii="STIX Two Text" w:eastAsiaTheme="minorEastAsia" w:hAnsi="STIX Two Text"/>
            <w:b w:val="0"/>
            <w:bCs w:val="0"/>
            <w:iCs w:val="0"/>
            <w:color w:val="000000" w:themeColor="text1"/>
            <w:sz w:val="20"/>
            <w:szCs w:val="20"/>
          </w:rPr>
          <w:delText xml:space="preserve">-visual </w:delText>
        </w:r>
        <w:r w:rsidR="00FF5F16" w:rsidRPr="008474AF" w:rsidDel="002F5C7F">
          <w:rPr>
            <w:rStyle w:val="Heading2Char"/>
            <w:rFonts w:ascii="STIX Two Text" w:eastAsiaTheme="minorEastAsia" w:hAnsi="STIX Two Text"/>
            <w:b w:val="0"/>
            <w:bCs w:val="0"/>
            <w:iCs w:val="0"/>
            <w:color w:val="000000" w:themeColor="text1"/>
            <w:sz w:val="20"/>
            <w:szCs w:val="20"/>
          </w:rPr>
          <w:delText>conditio</w:delText>
        </w:r>
      </w:del>
      <w:del w:id="244" w:author="Jos Becktepe" w:date="2023-03-27T20:22:00Z">
        <w:r w:rsidR="00FF5F16" w:rsidRPr="008474AF" w:rsidDel="002F5C7F">
          <w:rPr>
            <w:rStyle w:val="Heading2Char"/>
            <w:rFonts w:ascii="STIX Two Text" w:eastAsiaTheme="minorEastAsia" w:hAnsi="STIX Two Text"/>
            <w:b w:val="0"/>
            <w:bCs w:val="0"/>
            <w:iCs w:val="0"/>
            <w:color w:val="000000" w:themeColor="text1"/>
            <w:sz w:val="20"/>
            <w:szCs w:val="20"/>
          </w:rPr>
          <w:delText>n</w:delText>
        </w:r>
      </w:del>
      <w:commentRangeEnd w:id="238"/>
      <w:r w:rsidR="00CC7C41">
        <w:rPr>
          <w:rStyle w:val="CommentReference"/>
          <w:rFonts w:asciiTheme="minorHAnsi" w:eastAsiaTheme="minorHAnsi" w:hAnsiTheme="minorHAnsi" w:cstheme="minorBidi"/>
          <w:color w:val="auto"/>
          <w:lang w:val="de-DE"/>
        </w:rPr>
        <w:commentReference w:id="238"/>
      </w:r>
      <w:r w:rsidR="00E02EBA" w:rsidRPr="008474AF">
        <w:rPr>
          <w:rStyle w:val="Heading2Char"/>
          <w:rFonts w:ascii="STIX Two Text" w:eastAsiaTheme="minorEastAsia" w:hAnsi="STIX Two Text"/>
          <w:b w:val="0"/>
          <w:bCs w:val="0"/>
          <w:iCs w:val="0"/>
          <w:color w:val="000000" w:themeColor="text1"/>
          <w:sz w:val="20"/>
          <w:szCs w:val="20"/>
        </w:rPr>
        <w:t>.</w:t>
      </w:r>
    </w:p>
    <w:p w14:paraId="07FC9F60" w14:textId="4D44140B" w:rsidR="009D1BB8" w:rsidRDefault="00C22F98" w:rsidP="00666225">
      <w:pPr>
        <w:pStyle w:val="MainText"/>
        <w:rPr>
          <w:ins w:id="245" w:author="Jos Becktepe" w:date="2023-03-27T20:37:00Z"/>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ins w:id="246" w:author="Jos Becktepe" w:date="2023-03-27T16:54:00Z">
        <w:r w:rsidR="00103B38">
          <w:rPr>
            <w:rStyle w:val="Heading2Char"/>
            <w:rFonts w:ascii="STIX Two Text" w:eastAsiaTheme="minorEastAsia" w:hAnsi="STIX Two Text"/>
            <w:b w:val="0"/>
            <w:bCs w:val="0"/>
            <w:iCs w:val="0"/>
            <w:color w:val="000000" w:themeColor="text1"/>
            <w:sz w:val="20"/>
            <w:szCs w:val="20"/>
          </w:rPr>
          <w:t xml:space="preserve"> </w:t>
        </w:r>
      </w:ins>
      <w:del w:id="247" w:author="Jos Becktepe" w:date="2023-03-27T16:54:00Z">
        <w:r w:rsidRPr="00711CDC" w:rsidDel="00103B38">
          <w:rPr>
            <w:rStyle w:val="Heading2Char"/>
            <w:rFonts w:ascii="STIX Two Text" w:eastAsiaTheme="minorEastAsia" w:hAnsi="STIX Two Text"/>
            <w:b w:val="0"/>
            <w:bCs w:val="0"/>
            <w:iCs w:val="0"/>
            <w:color w:val="000000" w:themeColor="text1"/>
            <w:sz w:val="20"/>
            <w:szCs w:val="20"/>
          </w:rPr>
          <w:delText>.</w:delText>
        </w:r>
      </w:del>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 </w:instrTex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EN.CITE.DATA </w:instrText>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Pr>
          <w:rStyle w:val="Heading2Char"/>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xml:space="preserve">, </w:t>
      </w:r>
      <w:del w:id="248" w:author="Jos Becktepe" w:date="2023-03-27T16:59:00Z">
        <w:r w:rsidDel="001144BD">
          <w:rPr>
            <w:rStyle w:val="Heading2Char"/>
            <w:rFonts w:ascii="STIX Two Text" w:eastAsiaTheme="minorEastAsia" w:hAnsi="STIX Two Text"/>
            <w:b w:val="0"/>
            <w:bCs w:val="0"/>
            <w:iCs w:val="0"/>
            <w:color w:val="000000" w:themeColor="text1"/>
            <w:sz w:val="20"/>
            <w:szCs w:val="20"/>
          </w:rPr>
          <w:delText>t</w:delText>
        </w:r>
        <w:r w:rsidR="00CC1D36" w:rsidRPr="00711CDC" w:rsidDel="001144BD">
          <w:rPr>
            <w:rStyle w:val="Heading2Char"/>
            <w:rFonts w:ascii="STIX Two Text" w:eastAsiaTheme="minorEastAsia" w:hAnsi="STIX Two Text"/>
            <w:b w:val="0"/>
            <w:bCs w:val="0"/>
            <w:iCs w:val="0"/>
            <w:color w:val="000000" w:themeColor="text1"/>
            <w:sz w:val="20"/>
            <w:szCs w:val="20"/>
          </w:rPr>
          <w:delText xml:space="preserve">o our best knowledge, </w:delText>
        </w:r>
      </w:del>
      <w:del w:id="249" w:author="Jos Becktepe" w:date="2023-03-27T21:04:00Z">
        <w:r w:rsidR="00CC1D36" w:rsidRPr="00711CDC" w:rsidDel="00D0724E">
          <w:rPr>
            <w:rStyle w:val="Heading2Char"/>
            <w:rFonts w:ascii="STIX Two Text" w:eastAsiaTheme="minorEastAsia" w:hAnsi="STIX Two Text"/>
            <w:b w:val="0"/>
            <w:bCs w:val="0"/>
            <w:iCs w:val="0"/>
            <w:color w:val="000000" w:themeColor="text1"/>
            <w:sz w:val="20"/>
            <w:szCs w:val="20"/>
          </w:rPr>
          <w:delText>this</w:delText>
        </w:r>
      </w:del>
      <w:ins w:id="250" w:author="Jos Becktepe" w:date="2023-03-27T21:04:00Z">
        <w:r w:rsidR="00D0724E">
          <w:rPr>
            <w:rStyle w:val="Heading2Char"/>
            <w:rFonts w:ascii="STIX Two Text" w:eastAsiaTheme="minorEastAsia" w:hAnsi="STIX Two Text"/>
            <w:b w:val="0"/>
            <w:bCs w:val="0"/>
            <w:iCs w:val="0"/>
            <w:color w:val="000000" w:themeColor="text1"/>
            <w:sz w:val="20"/>
            <w:szCs w:val="20"/>
          </w:rPr>
          <w:t>our study</w:t>
        </w:r>
      </w:ins>
      <w:r w:rsidR="00CC1D36" w:rsidRPr="00711CDC">
        <w:rPr>
          <w:rStyle w:val="Heading2Char"/>
          <w:rFonts w:ascii="STIX Two Text" w:eastAsiaTheme="minorEastAsia" w:hAnsi="STIX Two Text"/>
          <w:b w:val="0"/>
          <w:bCs w:val="0"/>
          <w:iCs w:val="0"/>
          <w:color w:val="000000" w:themeColor="text1"/>
          <w:sz w:val="20"/>
          <w:szCs w:val="20"/>
        </w:rPr>
        <w:t xml:space="preserve"> is the first </w:t>
      </w:r>
      <w:del w:id="251" w:author="Jos Becktepe" w:date="2023-03-27T21:04:00Z">
        <w:r w:rsidR="00CC1D36" w:rsidRPr="00711CDC" w:rsidDel="00D0724E">
          <w:rPr>
            <w:rStyle w:val="Heading2Char"/>
            <w:rFonts w:ascii="STIX Two Text" w:eastAsiaTheme="minorEastAsia" w:hAnsi="STIX Two Text"/>
            <w:b w:val="0"/>
            <w:bCs w:val="0"/>
            <w:iCs w:val="0"/>
            <w:color w:val="000000" w:themeColor="text1"/>
            <w:sz w:val="20"/>
            <w:szCs w:val="20"/>
          </w:rPr>
          <w:delText xml:space="preserve">study </w:delText>
        </w:r>
      </w:del>
      <w:r w:rsidR="00CC1D36" w:rsidRPr="00711CDC">
        <w:rPr>
          <w:rStyle w:val="Heading2Char"/>
          <w:rFonts w:ascii="STIX Two Text" w:eastAsiaTheme="minorEastAsia" w:hAnsi="STIX Two Text"/>
          <w:b w:val="0"/>
          <w:bCs w:val="0"/>
          <w:iCs w:val="0"/>
          <w:color w:val="000000" w:themeColor="text1"/>
          <w:sz w:val="20"/>
          <w:szCs w:val="20"/>
        </w:rPr>
        <w:t xml:space="preserve">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 xml:space="preserve">a </w:t>
      </w:r>
      <w:r w:rsidR="00BE39EF">
        <w:rPr>
          <w:rStyle w:val="Heading2Char"/>
          <w:rFonts w:ascii="STIX Two Text" w:eastAsiaTheme="minorEastAsia" w:hAnsi="STIX Two Text"/>
          <w:b w:val="0"/>
          <w:bCs w:val="0"/>
          <w:iCs w:val="0"/>
          <w:color w:val="000000" w:themeColor="text1"/>
          <w:sz w:val="20"/>
          <w:szCs w:val="20"/>
        </w:rPr>
        <w:t>different</w:t>
      </w:r>
      <w:r w:rsidR="0001513A">
        <w:rPr>
          <w:rStyle w:val="Heading2Char"/>
          <w:rFonts w:ascii="STIX Two Text" w:eastAsiaTheme="minorEastAsia" w:hAnsi="STIX Two Text"/>
          <w:b w:val="0"/>
          <w:bCs w:val="0"/>
          <w:iCs w:val="0"/>
          <w:color w:val="000000" w:themeColor="text1"/>
          <w:sz w:val="20"/>
          <w:szCs w:val="20"/>
        </w:rPr>
        <w:t xml:space="preserve"> </w:t>
      </w:r>
      <w:r w:rsidR="00EC5749">
        <w:rPr>
          <w:rStyle w:val="Heading2Char"/>
          <w:rFonts w:ascii="STIX Two Text" w:eastAsiaTheme="minorEastAsia" w:hAnsi="STIX Two Text"/>
          <w:b w:val="0"/>
          <w:bCs w:val="0"/>
          <w:iCs w:val="0"/>
          <w:color w:val="000000" w:themeColor="text1"/>
          <w:sz w:val="20"/>
          <w:szCs w:val="20"/>
        </w:rPr>
        <w:t>quality</w:t>
      </w:r>
      <w:r w:rsidR="00BE39EF">
        <w:rPr>
          <w:rStyle w:val="Heading2Char"/>
          <w:rFonts w:ascii="STIX Two Text" w:eastAsiaTheme="minorEastAsia" w:hAnsi="STIX Two Text"/>
          <w:b w:val="0"/>
          <w:bCs w:val="0"/>
          <w:iCs w:val="0"/>
          <w:color w:val="000000" w:themeColor="text1"/>
          <w:sz w:val="20"/>
          <w:szCs w:val="20"/>
        </w:rPr>
        <w:t xml:space="preserve"> of sensory feedback</w:t>
      </w:r>
      <w:ins w:id="252" w:author="Jos Becktepe" w:date="2023-03-27T16:55:00Z">
        <w:r w:rsidR="00634935">
          <w:rPr>
            <w:rStyle w:val="Heading2Char"/>
            <w:rFonts w:ascii="STIX Two Text" w:eastAsiaTheme="minorEastAsia" w:hAnsi="STIX Two Text"/>
            <w:b w:val="0"/>
            <w:bCs w:val="0"/>
            <w:iCs w:val="0"/>
            <w:color w:val="000000" w:themeColor="text1"/>
            <w:sz w:val="20"/>
            <w:szCs w:val="20"/>
          </w:rPr>
          <w:t xml:space="preserve"> (i.e. auditory)</w:t>
        </w:r>
      </w:ins>
      <w:r w:rsidR="00FA3AE7">
        <w:rPr>
          <w:rStyle w:val="Heading2Char"/>
          <w:rFonts w:ascii="STIX Two Text" w:eastAsiaTheme="minorEastAsia" w:hAnsi="STIX Two Text"/>
          <w:b w:val="0"/>
          <w:bCs w:val="0"/>
          <w:iCs w:val="0"/>
          <w:color w:val="000000" w:themeColor="text1"/>
          <w:sz w:val="20"/>
          <w:szCs w:val="20"/>
        </w:rPr>
        <w:t xml:space="preserve"> </w:t>
      </w:r>
      <w:del w:id="253" w:author="Jos Becktepe" w:date="2023-03-27T21:05:00Z">
        <w:r w:rsidR="00AE4440" w:rsidDel="002F2ABD">
          <w:rPr>
            <w:rStyle w:val="Heading2Char"/>
            <w:rFonts w:ascii="STIX Two Text" w:eastAsiaTheme="minorEastAsia" w:hAnsi="STIX Two Text"/>
            <w:b w:val="0"/>
            <w:bCs w:val="0"/>
            <w:iCs w:val="0"/>
            <w:color w:val="000000" w:themeColor="text1"/>
            <w:sz w:val="20"/>
            <w:szCs w:val="20"/>
          </w:rPr>
          <w:delText xml:space="preserve">as well and </w:delText>
        </w:r>
      </w:del>
      <w:r w:rsidR="00AE4440">
        <w:rPr>
          <w:rStyle w:val="Heading2Char"/>
          <w:rFonts w:ascii="STIX Two Text" w:eastAsiaTheme="minorEastAsia" w:hAnsi="STIX Two Text"/>
          <w:b w:val="0"/>
          <w:bCs w:val="0"/>
          <w:iCs w:val="0"/>
          <w:color w:val="000000" w:themeColor="text1"/>
          <w:sz w:val="20"/>
          <w:szCs w:val="20"/>
        </w:rPr>
        <w:t>in a comparable</w:t>
      </w:r>
      <w:ins w:id="254" w:author="Jos Becktepe" w:date="2023-03-27T16:56:00Z">
        <w:r w:rsidR="00FA093F">
          <w:rPr>
            <w:rStyle w:val="Heading2Char"/>
            <w:rFonts w:ascii="STIX Two Text" w:eastAsiaTheme="minorEastAsia" w:hAnsi="STIX Two Text"/>
            <w:b w:val="0"/>
            <w:bCs w:val="0"/>
            <w:iCs w:val="0"/>
            <w:color w:val="000000" w:themeColor="text1"/>
            <w:sz w:val="20"/>
            <w:szCs w:val="20"/>
          </w:rPr>
          <w:t xml:space="preserve"> </w:t>
        </w:r>
      </w:ins>
      <w:ins w:id="255" w:author="Jos Becktepe" w:date="2023-03-27T16:57:00Z">
        <w:r w:rsidR="00F865C4">
          <w:rPr>
            <w:rStyle w:val="Heading2Char"/>
            <w:rFonts w:ascii="STIX Two Text" w:eastAsiaTheme="minorEastAsia" w:hAnsi="STIX Two Text"/>
            <w:b w:val="0"/>
            <w:bCs w:val="0"/>
            <w:iCs w:val="0"/>
            <w:color w:val="000000" w:themeColor="text1"/>
            <w:sz w:val="20"/>
            <w:szCs w:val="20"/>
          </w:rPr>
          <w:t>scale.</w:t>
        </w:r>
      </w:ins>
      <w:ins w:id="256" w:author="Jos Becktepe" w:date="2023-03-27T17:00:00Z">
        <w:r w:rsidR="00C77B24">
          <w:rPr>
            <w:rStyle w:val="Heading2Char"/>
            <w:rFonts w:ascii="STIX Two Text" w:eastAsiaTheme="minorEastAsia" w:hAnsi="STIX Two Text"/>
            <w:b w:val="0"/>
            <w:bCs w:val="0"/>
            <w:iCs w:val="0"/>
            <w:color w:val="000000" w:themeColor="text1"/>
            <w:sz w:val="20"/>
            <w:szCs w:val="20"/>
          </w:rPr>
          <w:t xml:space="preserve"> </w:t>
        </w:r>
      </w:ins>
    </w:p>
    <w:p w14:paraId="15C8153D" w14:textId="350886F0" w:rsidR="00EF5151" w:rsidRDefault="00BE401E" w:rsidP="00C12095">
      <w:pPr>
        <w:pStyle w:val="MainText"/>
        <w:rPr>
          <w:ins w:id="257" w:author="Jos Becktepe" w:date="2023-03-27T21:02:00Z"/>
          <w:rStyle w:val="Heading2Char"/>
          <w:rFonts w:ascii="STIX Two Text" w:eastAsiaTheme="minorEastAsia" w:hAnsi="STIX Two Text"/>
          <w:b w:val="0"/>
          <w:bCs w:val="0"/>
          <w:iCs w:val="0"/>
          <w:noProof/>
          <w:color w:val="000000" w:themeColor="text1"/>
          <w:sz w:val="20"/>
          <w:szCs w:val="20"/>
        </w:rPr>
      </w:pPr>
      <w:ins w:id="258" w:author="Jos Becktepe" w:date="2023-03-27T21:06:00Z">
        <w:r>
          <w:rPr>
            <w:rStyle w:val="Heading2Char"/>
            <w:rFonts w:ascii="STIX Two Text" w:eastAsiaTheme="minorEastAsia" w:hAnsi="STIX Two Text"/>
            <w:b w:val="0"/>
            <w:bCs w:val="0"/>
            <w:iCs w:val="0"/>
            <w:color w:val="000000" w:themeColor="text1"/>
            <w:sz w:val="20"/>
            <w:szCs w:val="20"/>
          </w:rPr>
          <w:t xml:space="preserve">The </w:t>
        </w:r>
        <w:r w:rsidR="00D30A08">
          <w:rPr>
            <w:rStyle w:val="Heading2Char"/>
            <w:rFonts w:ascii="STIX Two Text" w:eastAsiaTheme="minorEastAsia" w:hAnsi="STIX Two Text"/>
            <w:b w:val="0"/>
            <w:bCs w:val="0"/>
            <w:iCs w:val="0"/>
            <w:color w:val="000000" w:themeColor="text1"/>
            <w:sz w:val="20"/>
            <w:szCs w:val="20"/>
          </w:rPr>
          <w:t>increase of the tremor amplitude</w:t>
        </w:r>
      </w:ins>
      <w:ins w:id="259" w:author="Jos Becktepe" w:date="2023-03-27T20:40:00Z">
        <w:r w:rsidR="006C3FD5">
          <w:rPr>
            <w:rStyle w:val="Heading2Char"/>
            <w:rFonts w:ascii="STIX Two Text" w:eastAsiaTheme="minorEastAsia" w:hAnsi="STIX Two Text"/>
            <w:b w:val="0"/>
            <w:bCs w:val="0"/>
            <w:iCs w:val="0"/>
            <w:color w:val="000000" w:themeColor="text1"/>
            <w:sz w:val="20"/>
            <w:szCs w:val="20"/>
          </w:rPr>
          <w:t xml:space="preserve"> </w:t>
        </w:r>
      </w:ins>
      <w:ins w:id="260" w:author="Jos Becktepe" w:date="2023-03-27T20:42:00Z">
        <w:r w:rsidR="00B84F4E">
          <w:rPr>
            <w:rStyle w:val="Heading2Char"/>
            <w:rFonts w:ascii="STIX Two Text" w:eastAsiaTheme="minorEastAsia" w:hAnsi="STIX Two Text"/>
            <w:b w:val="0"/>
            <w:bCs w:val="0"/>
            <w:iCs w:val="0"/>
            <w:color w:val="000000" w:themeColor="text1"/>
            <w:sz w:val="20"/>
            <w:szCs w:val="20"/>
          </w:rPr>
          <w:t>during the auditory-only condition</w:t>
        </w:r>
      </w:ins>
      <w:ins w:id="261" w:author="Jos Becktepe" w:date="2023-03-27T21:06:00Z">
        <w:r w:rsidR="00D30A08">
          <w:rPr>
            <w:rStyle w:val="Heading2Char"/>
            <w:rFonts w:ascii="STIX Two Text" w:eastAsiaTheme="minorEastAsia" w:hAnsi="STIX Two Text"/>
            <w:b w:val="0"/>
            <w:bCs w:val="0"/>
            <w:iCs w:val="0"/>
            <w:color w:val="000000" w:themeColor="text1"/>
            <w:sz w:val="20"/>
            <w:szCs w:val="20"/>
          </w:rPr>
          <w:t xml:space="preserve"> cannot be explained by an increased error</w:t>
        </w:r>
      </w:ins>
      <w:ins w:id="262" w:author="Jos Becktepe" w:date="2023-03-27T20:42:00Z">
        <w:r w:rsidR="00B84F4E">
          <w:rPr>
            <w:rStyle w:val="Heading2Char"/>
            <w:rFonts w:ascii="STIX Two Text" w:eastAsiaTheme="minorEastAsia" w:hAnsi="STIX Two Text"/>
            <w:b w:val="0"/>
            <w:bCs w:val="0"/>
            <w:iCs w:val="0"/>
            <w:color w:val="000000" w:themeColor="text1"/>
            <w:sz w:val="20"/>
            <w:szCs w:val="20"/>
          </w:rPr>
          <w:t xml:space="preserve"> since the </w:t>
        </w:r>
      </w:ins>
      <w:ins w:id="263" w:author="Jos Becktepe" w:date="2023-03-27T20:43:00Z">
        <w:r w:rsidR="00B84F4E">
          <w:rPr>
            <w:noProof/>
          </w:rPr>
          <w:t>MF</w:t>
        </w:r>
      </w:ins>
      <w:ins w:id="264" w:author="Jos Becktepe" w:date="2023-03-27T20:42:00Z">
        <w:r w:rsidR="00B84F4E">
          <w:rPr>
            <w:noProof/>
          </w:rPr>
          <w:t xml:space="preserve">, RMSE and </w:t>
        </w:r>
      </w:ins>
      <w:ins w:id="265" w:author="Jos Becktepe" w:date="2023-03-27T20:43:00Z">
        <w:r w:rsidR="00B84F4E">
          <w:rPr>
            <w:noProof/>
          </w:rPr>
          <w:t>0-3 Hz f</w:t>
        </w:r>
      </w:ins>
      <w:ins w:id="266" w:author="Jos Becktepe" w:date="2023-03-27T20:42:00Z">
        <w:r w:rsidR="00B84F4E">
          <w:rPr>
            <w:noProof/>
          </w:rPr>
          <w:t xml:space="preserve">orce </w:t>
        </w:r>
      </w:ins>
      <w:ins w:id="267" w:author="Jos Becktepe" w:date="2023-03-27T20:43:00Z">
        <w:r w:rsidR="00B84F4E">
          <w:rPr>
            <w:noProof/>
          </w:rPr>
          <w:t>p</w:t>
        </w:r>
      </w:ins>
      <w:ins w:id="268" w:author="Jos Becktepe" w:date="2023-03-27T20:42:00Z">
        <w:r w:rsidR="00B84F4E">
          <w:rPr>
            <w:noProof/>
          </w:rPr>
          <w:t xml:space="preserve">ower </w:t>
        </w:r>
      </w:ins>
      <w:ins w:id="269" w:author="Jos Becktepe" w:date="2023-03-27T20:43:00Z">
        <w:r w:rsidR="00B84F4E">
          <w:rPr>
            <w:noProof/>
          </w:rPr>
          <w:t>as markers for non-tremulous movements</w:t>
        </w:r>
      </w:ins>
      <w:ins w:id="270" w:author="Jos Becktepe" w:date="2023-03-27T20:42:00Z">
        <w:r w:rsidR="00B84F4E">
          <w:rPr>
            <w:noProof/>
          </w:rPr>
          <w:t xml:space="preserve"> did not differ between</w:t>
        </w:r>
      </w:ins>
      <w:ins w:id="271" w:author="Jos Becktepe" w:date="2023-03-27T20:43:00Z">
        <w:r w:rsidR="00B84F4E">
          <w:rPr>
            <w:noProof/>
          </w:rPr>
          <w:t xml:space="preserve"> the</w:t>
        </w:r>
      </w:ins>
      <w:ins w:id="272" w:author="Jos Becktepe" w:date="2023-03-27T20:42:00Z">
        <w:r w:rsidR="00B84F4E">
          <w:rPr>
            <w:noProof/>
          </w:rPr>
          <w:t xml:space="preserve"> conditions or groups</w:t>
        </w:r>
      </w:ins>
      <w:ins w:id="273" w:author="Jos Becktepe" w:date="2023-03-27T20:44:00Z">
        <w:r w:rsidR="00B84F4E">
          <w:rPr>
            <w:noProof/>
          </w:rPr>
          <w:t>.</w:t>
        </w:r>
      </w:ins>
    </w:p>
    <w:p w14:paraId="18852E39" w14:textId="16E8FE77" w:rsidR="00C12095" w:rsidRPr="0001513A" w:rsidRDefault="00EE6A2D" w:rsidP="00C12095">
      <w:pPr>
        <w:pStyle w:val="MainText"/>
        <w:rPr>
          <w:moveTo w:id="274" w:author="Jos Becktepe" w:date="2023-03-27T21:00:00Z"/>
        </w:rPr>
      </w:pPr>
      <w:ins w:id="275" w:author="Jos Becktepe" w:date="2023-03-27T21:11:00Z">
        <w:r>
          <w:rPr>
            <w:rStyle w:val="Heading2Char"/>
            <w:rFonts w:ascii="STIX Two Text" w:eastAsiaTheme="minorEastAsia" w:hAnsi="STIX Two Text"/>
            <w:b w:val="0"/>
            <w:bCs w:val="0"/>
            <w:iCs w:val="0"/>
            <w:color w:val="000000" w:themeColor="text1"/>
            <w:sz w:val="20"/>
            <w:szCs w:val="20"/>
          </w:rPr>
          <w:t>Our findin</w:t>
        </w:r>
      </w:ins>
      <w:ins w:id="276" w:author="Jos Becktepe" w:date="2023-03-27T21:12:00Z">
        <w:r>
          <w:rPr>
            <w:rStyle w:val="Heading2Char"/>
            <w:rFonts w:ascii="STIX Two Text" w:eastAsiaTheme="minorEastAsia" w:hAnsi="STIX Two Text"/>
            <w:b w:val="0"/>
            <w:bCs w:val="0"/>
            <w:iCs w:val="0"/>
            <w:color w:val="000000" w:themeColor="text1"/>
            <w:sz w:val="20"/>
            <w:szCs w:val="20"/>
          </w:rPr>
          <w:t>gs raise</w:t>
        </w:r>
      </w:ins>
      <w:ins w:id="277" w:author="Jos Becktepe" w:date="2023-03-27T21:00:00Z">
        <w:r w:rsidR="00C12095">
          <w:rPr>
            <w:rStyle w:val="Heading2Char"/>
            <w:rFonts w:ascii="STIX Two Text" w:eastAsiaTheme="minorEastAsia" w:hAnsi="STIX Two Text"/>
            <w:b w:val="0"/>
            <w:bCs w:val="0"/>
            <w:iCs w:val="0"/>
            <w:color w:val="000000" w:themeColor="text1"/>
            <w:sz w:val="20"/>
            <w:szCs w:val="20"/>
          </w:rPr>
          <w:t xml:space="preserve"> the </w:t>
        </w:r>
        <w:proofErr w:type="gramStart"/>
        <w:r w:rsidR="00C12095">
          <w:rPr>
            <w:rStyle w:val="Heading2Char"/>
            <w:rFonts w:ascii="STIX Two Text" w:eastAsiaTheme="minorEastAsia" w:hAnsi="STIX Two Text"/>
            <w:b w:val="0"/>
            <w:bCs w:val="0"/>
            <w:iCs w:val="0"/>
            <w:color w:val="000000" w:themeColor="text1"/>
            <w:sz w:val="20"/>
            <w:szCs w:val="20"/>
          </w:rPr>
          <w:t>question,</w:t>
        </w:r>
        <w:proofErr w:type="gramEnd"/>
        <w:r w:rsidR="00C12095">
          <w:rPr>
            <w:rStyle w:val="Heading2Char"/>
            <w:rFonts w:ascii="STIX Two Text" w:eastAsiaTheme="minorEastAsia" w:hAnsi="STIX Two Text"/>
            <w:b w:val="0"/>
            <w:bCs w:val="0"/>
            <w:iCs w:val="0"/>
            <w:color w:val="000000" w:themeColor="text1"/>
            <w:sz w:val="20"/>
            <w:szCs w:val="20"/>
          </w:rPr>
          <w:t xml:space="preserve"> </w:t>
        </w:r>
        <w:r w:rsidR="00C12095" w:rsidRPr="0001513A">
          <w:t xml:space="preserve">if there is a common underlying mechanism for sensory feedback induced tremor modulation in the context of different sensory qualities. </w:t>
        </w:r>
      </w:ins>
      <w:ins w:id="278" w:author="Jos Becktepe" w:date="2023-03-28T08:41:00Z">
        <w:r w:rsidR="0008325D">
          <w:t xml:space="preserve">We </w:t>
        </w:r>
        <w:proofErr w:type="gramStart"/>
        <w:r w:rsidR="0008325D">
          <w:t>hypothesized,</w:t>
        </w:r>
        <w:proofErr w:type="gramEnd"/>
        <w:r w:rsidR="0008325D">
          <w:t xml:space="preserve"> that an increased arousal </w:t>
        </w:r>
      </w:ins>
      <w:ins w:id="279" w:author="Jos Becktepe" w:date="2023-03-28T08:42:00Z">
        <w:r w:rsidR="00DF652D">
          <w:t xml:space="preserve">mediates the </w:t>
        </w:r>
      </w:ins>
      <w:ins w:id="280" w:author="Jos Becktepe" w:date="2023-03-28T08:43:00Z">
        <w:r w:rsidR="001968CC">
          <w:t xml:space="preserve">intensification of the tremor amplitude. </w:t>
        </w:r>
        <w:r w:rsidR="008977D7">
          <w:t xml:space="preserve">Therefore, </w:t>
        </w:r>
      </w:ins>
      <w:moveToRangeStart w:id="281" w:author="Jos Becktepe" w:date="2023-03-27T21:00:00Z" w:name="move130843244"/>
      <w:moveTo w:id="282" w:author="Jos Becktepe" w:date="2023-03-27T21:00:00Z">
        <w:del w:id="283" w:author="Jos Becktepe" w:date="2023-03-28T08:43:00Z">
          <w:r w:rsidR="00C12095" w:rsidRPr="0001513A" w:rsidDel="008977D7">
            <w:delText xml:space="preserve">We used </w:delText>
          </w:r>
        </w:del>
        <w:r w:rsidR="00C12095" w:rsidRPr="0001513A">
          <w:t>pupil diameter</w:t>
        </w:r>
      </w:moveTo>
      <w:ins w:id="284" w:author="Jos Becktepe" w:date="2023-03-28T08:43:00Z">
        <w:r w:rsidR="008977D7">
          <w:t xml:space="preserve"> was measured</w:t>
        </w:r>
      </w:ins>
      <w:moveTo w:id="285" w:author="Jos Becktepe" w:date="2023-03-27T21:00:00Z">
        <w:r w:rsidR="00C12095" w:rsidRPr="0001513A">
          <w:t xml:space="preserve"> as a marker for cognitive arousal and </w:t>
        </w:r>
        <w:del w:id="286" w:author="Jos Becktepe" w:date="2023-03-28T08:44:00Z">
          <w:r w:rsidR="00C12095" w:rsidRPr="0001513A" w:rsidDel="0024372A">
            <w:delText xml:space="preserve">found </w:delText>
          </w:r>
        </w:del>
        <w:r w:rsidR="00C12095" w:rsidRPr="0001513A">
          <w:t xml:space="preserve">an increase of pupil </w:t>
        </w:r>
        <w:del w:id="287" w:author="Jos Becktepe" w:date="2023-03-28T08:34:00Z">
          <w:r w:rsidR="00C12095" w:rsidRPr="0001513A" w:rsidDel="00B65111">
            <w:delText>dilation</w:delText>
          </w:r>
        </w:del>
      </w:moveTo>
      <w:ins w:id="288" w:author="Jos Becktepe" w:date="2023-03-28T08:34:00Z">
        <w:r w:rsidR="00B65111">
          <w:t>size</w:t>
        </w:r>
      </w:ins>
      <w:moveTo w:id="289" w:author="Jos Becktepe" w:date="2023-03-27T21:00:00Z">
        <w:r w:rsidR="00C12095" w:rsidRPr="0001513A">
          <w:t xml:space="preserve"> during the enhanced </w:t>
        </w:r>
        <w:del w:id="290" w:author="Jos Becktepe" w:date="2023-03-28T08:36:00Z">
          <w:r w:rsidR="00C12095" w:rsidRPr="0001513A" w:rsidDel="00965CEA">
            <w:delText>feedback</w:delText>
          </w:r>
        </w:del>
      </w:moveTo>
      <w:ins w:id="291" w:author="Jos Becktepe" w:date="2023-03-28T08:36:00Z">
        <w:r w:rsidR="00C06195">
          <w:t xml:space="preserve">auditory and audio-visual </w:t>
        </w:r>
        <w:r w:rsidR="00965CEA">
          <w:t>feedback</w:t>
        </w:r>
      </w:ins>
      <w:moveTo w:id="292" w:author="Jos Becktepe" w:date="2023-03-27T21:00:00Z">
        <w:r w:rsidR="00C12095" w:rsidRPr="0001513A">
          <w:t xml:space="preserve"> trials</w:t>
        </w:r>
      </w:moveTo>
      <w:ins w:id="293" w:author="Jos Becktepe" w:date="2023-03-28T08:44:00Z">
        <w:r w:rsidR="0024372A">
          <w:t xml:space="preserve"> was found</w:t>
        </w:r>
      </w:ins>
      <w:moveTo w:id="294" w:author="Jos Becktepe" w:date="2023-03-27T21:00:00Z">
        <w:del w:id="295" w:author="Jos Becktepe" w:date="2023-03-28T08:44:00Z">
          <w:r w:rsidR="00C12095" w:rsidRPr="0001513A" w:rsidDel="0024372A">
            <w:delText>, independently of the type of sensory feedback</w:delText>
          </w:r>
        </w:del>
        <w:r w:rsidR="00C12095" w:rsidRPr="0001513A">
          <w:t>.</w:t>
        </w:r>
      </w:moveTo>
      <w:ins w:id="296" w:author="Jos Becktepe" w:date="2023-03-28T08:36:00Z">
        <w:r w:rsidR="00965CEA">
          <w:t xml:space="preserve"> Only during </w:t>
        </w:r>
        <w:r w:rsidR="002C72AD">
          <w:t xml:space="preserve">the </w:t>
        </w:r>
      </w:ins>
      <w:ins w:id="297" w:author="Jos Becktepe" w:date="2023-03-28T08:37:00Z">
        <w:r w:rsidR="002C72AD">
          <w:t xml:space="preserve">enhanced </w:t>
        </w:r>
      </w:ins>
      <w:ins w:id="298" w:author="Jos Becktepe" w:date="2023-03-28T08:36:00Z">
        <w:r w:rsidR="002C72AD">
          <w:t>visual</w:t>
        </w:r>
      </w:ins>
      <w:ins w:id="299" w:author="Jos Becktepe" w:date="2023-03-28T08:44:00Z">
        <w:r w:rsidR="001D6234">
          <w:t>-</w:t>
        </w:r>
      </w:ins>
      <w:ins w:id="300" w:author="Jos Becktepe" w:date="2023-03-28T08:36:00Z">
        <w:r w:rsidR="002C72AD">
          <w:t xml:space="preserve">only feedback there was no significant </w:t>
        </w:r>
      </w:ins>
      <w:ins w:id="301" w:author="Jos Becktepe" w:date="2023-03-28T08:37:00Z">
        <w:r w:rsidR="002C72AD">
          <w:t>pupil dilation</w:t>
        </w:r>
      </w:ins>
      <w:ins w:id="302" w:author="Jos Becktepe" w:date="2023-03-28T09:52:00Z">
        <w:r w:rsidR="005443CE">
          <w:t xml:space="preserve"> (</w:t>
        </w:r>
      </w:ins>
      <w:ins w:id="303" w:author="Jos Becktepe" w:date="2023-03-28T09:53:00Z">
        <w:r w:rsidR="005443CE">
          <w:t>although a non-significant trend)</w:t>
        </w:r>
      </w:ins>
      <w:ins w:id="304" w:author="Jos Becktepe" w:date="2023-03-28T08:37:00Z">
        <w:r w:rsidR="002C72AD">
          <w:t xml:space="preserve">, which is most likely explained by </w:t>
        </w:r>
      </w:ins>
      <w:ins w:id="305" w:author="Jos Becktepe" w:date="2023-03-28T08:48:00Z">
        <w:r w:rsidR="00F92503">
          <w:t xml:space="preserve">the </w:t>
        </w:r>
      </w:ins>
      <w:ins w:id="306" w:author="Jos Becktepe" w:date="2023-03-28T08:49:00Z">
        <w:r w:rsidR="0096769F">
          <w:t>predominant pupillary light re</w:t>
        </w:r>
        <w:r w:rsidR="00DA4F1F">
          <w:t>flex</w:t>
        </w:r>
      </w:ins>
      <w:ins w:id="307" w:author="Jos Becktepe" w:date="2023-03-28T08:51:00Z">
        <w:r w:rsidR="00662184">
          <w:t xml:space="preserve"> </w:t>
        </w:r>
      </w:ins>
      <w:ins w:id="308" w:author="Jos Becktepe" w:date="2023-03-28T08:53:00Z">
        <w:r w:rsidR="00FB136B">
          <w:t>exerting</w:t>
        </w:r>
      </w:ins>
      <w:ins w:id="309" w:author="Jos Becktepe" w:date="2023-03-28T08:52:00Z">
        <w:r w:rsidR="00662184">
          <w:t xml:space="preserve"> a pupil constriction</w:t>
        </w:r>
      </w:ins>
      <w:ins w:id="310" w:author="Jos Becktepe" w:date="2023-03-28T09:49:00Z">
        <w:r w:rsidR="00CB1C93">
          <w:t xml:space="preserve"> and hampering the pupil dilation</w:t>
        </w:r>
      </w:ins>
      <w:ins w:id="311" w:author="Jos Becktepe" w:date="2023-03-28T08:53:00Z">
        <w:r w:rsidR="00FB136B">
          <w:t xml:space="preserve"> during </w:t>
        </w:r>
        <w:r w:rsidR="00A10039">
          <w:t>external illumination</w:t>
        </w:r>
      </w:ins>
      <w:ins w:id="312" w:author="Jos Becktepe" w:date="2023-03-28T08:54:00Z">
        <w:r w:rsidR="00A10039">
          <w:t>.</w:t>
        </w:r>
      </w:ins>
      <w:moveTo w:id="313" w:author="Jos Becktepe" w:date="2023-03-27T21:00:00Z">
        <w:r w:rsidR="00C12095" w:rsidRPr="0001513A">
          <w:t xml:space="preserve"> </w:t>
        </w:r>
      </w:moveTo>
      <w:ins w:id="314" w:author="Jos Becktepe" w:date="2023-03-28T09:53:00Z">
        <w:r w:rsidR="00737806">
          <w:t>Since external i</w:t>
        </w:r>
      </w:ins>
      <w:ins w:id="315" w:author="Jos Becktepe" w:date="2023-03-28T09:54:00Z">
        <w:r w:rsidR="00737806">
          <w:t xml:space="preserve">llumination remained </w:t>
        </w:r>
        <w:r w:rsidR="00E563A1">
          <w:t>constant during the auditory feedback trials,</w:t>
        </w:r>
      </w:ins>
      <w:ins w:id="316" w:author="Jos Becktepe" w:date="2023-03-28T09:50:00Z">
        <w:r w:rsidR="00E96F46">
          <w:t xml:space="preserve"> </w:t>
        </w:r>
      </w:ins>
      <w:moveTo w:id="317" w:author="Jos Becktepe" w:date="2023-03-27T21:00:00Z">
        <w:del w:id="318" w:author="Jos Becktepe" w:date="2023-03-28T09:50:00Z">
          <w:r w:rsidR="00C12095" w:rsidRPr="0001513A" w:rsidDel="00E96F46">
            <w:delText>T</w:delText>
          </w:r>
        </w:del>
        <w:del w:id="319" w:author="Jos Becktepe" w:date="2023-03-28T09:51:00Z">
          <w:r w:rsidR="00C12095" w:rsidRPr="0001513A" w:rsidDel="00E86AA9">
            <w:delText>h</w:delText>
          </w:r>
        </w:del>
        <w:del w:id="320" w:author="Jos Becktepe" w:date="2023-03-28T08:34:00Z">
          <w:r w:rsidR="00C12095" w:rsidRPr="0001513A" w:rsidDel="00884701">
            <w:delText>ese</w:delText>
          </w:r>
        </w:del>
      </w:moveTo>
      <w:ins w:id="321" w:author="Jos Becktepe" w:date="2023-03-28T08:34:00Z">
        <w:r w:rsidR="00B65111">
          <w:t xml:space="preserve">pupil dilation </w:t>
        </w:r>
      </w:ins>
      <w:moveTo w:id="322" w:author="Jos Becktepe" w:date="2023-03-27T21:00:00Z">
        <w:del w:id="323" w:author="Jos Becktepe" w:date="2023-03-28T09:50:00Z">
          <w:r w:rsidR="00C12095" w:rsidRPr="0001513A" w:rsidDel="00E96F46">
            <w:delText xml:space="preserve"> </w:delText>
          </w:r>
        </w:del>
        <w:del w:id="324" w:author="Jos Becktepe" w:date="2023-03-28T08:34:00Z">
          <w:r w:rsidR="00C12095" w:rsidRPr="0001513A" w:rsidDel="00B65111">
            <w:delText>findings cannot be explained by a direct pupil size modulation due to the</w:delText>
          </w:r>
        </w:del>
      </w:moveTo>
      <w:proofErr w:type="spellStart"/>
      <w:ins w:id="325" w:author="Jos Becktepe" w:date="2023-03-28T08:34:00Z">
        <w:r w:rsidR="00B65111">
          <w:t>occur</w:t>
        </w:r>
      </w:ins>
      <w:ins w:id="326" w:author="Jos Becktepe" w:date="2023-03-28T09:54:00Z">
        <w:r w:rsidR="00E563A1">
          <w:t>ed</w:t>
        </w:r>
      </w:ins>
      <w:proofErr w:type="spellEnd"/>
      <w:ins w:id="327" w:author="Jos Becktepe" w:date="2023-03-28T08:34:00Z">
        <w:r w:rsidR="00B65111">
          <w:t xml:space="preserve"> </w:t>
        </w:r>
      </w:ins>
      <w:ins w:id="328" w:author="Jos Becktepe" w:date="2023-03-28T08:35:00Z">
        <w:r w:rsidR="00B65111">
          <w:t>independent</w:t>
        </w:r>
      </w:ins>
      <w:ins w:id="329" w:author="Jos Becktepe" w:date="2023-03-28T09:51:00Z">
        <w:r w:rsidR="00E86AA9">
          <w:t>ly</w:t>
        </w:r>
      </w:ins>
      <w:ins w:id="330" w:author="Jos Becktepe" w:date="2023-03-28T08:35:00Z">
        <w:r w:rsidR="00B65111">
          <w:t xml:space="preserve"> of external</w:t>
        </w:r>
      </w:ins>
      <w:moveTo w:id="331" w:author="Jos Becktepe" w:date="2023-03-27T21:00:00Z">
        <w:r w:rsidR="00C12095" w:rsidRPr="0001513A">
          <w:t xml:space="preserve"> visual</w:t>
        </w:r>
        <w:del w:id="332" w:author="Jos Becktepe" w:date="2023-03-28T09:55:00Z">
          <w:r w:rsidR="00C12095" w:rsidRPr="0001513A" w:rsidDel="0004076E">
            <w:delText xml:space="preserve"> </w:delText>
          </w:r>
        </w:del>
        <w:del w:id="333" w:author="Jos Becktepe" w:date="2023-03-28T09:54:00Z">
          <w:r w:rsidR="00C12095" w:rsidRPr="0001513A" w:rsidDel="0004076E">
            <w:delText xml:space="preserve">signal / differences in the lightning since there was no change of the visual </w:delText>
          </w:r>
        </w:del>
        <w:del w:id="334" w:author="Jos Becktepe" w:date="2023-03-28T09:55:00Z">
          <w:r w:rsidR="00C12095" w:rsidRPr="0001513A" w:rsidDel="0004076E">
            <w:delText>input during the auditory feedback trials</w:delText>
          </w:r>
        </w:del>
        <w:r w:rsidR="00C12095" w:rsidRPr="0001513A">
          <w:t xml:space="preserve">. It´s rather probable, that the pupil dilation reflects an increased </w:t>
        </w:r>
        <w:del w:id="335" w:author="Jos Becktepe" w:date="2023-03-28T09:56:00Z">
          <w:r w:rsidR="00C12095" w:rsidRPr="0001513A" w:rsidDel="008D44A8">
            <w:delText xml:space="preserve">cognitive </w:delText>
          </w:r>
        </w:del>
        <w:r w:rsidR="00C12095" w:rsidRPr="0001513A">
          <w:t>arousal</w:t>
        </w:r>
        <w:del w:id="336" w:author="Jos Becktepe" w:date="2023-03-28T09:55:00Z">
          <w:r w:rsidR="00C12095" w:rsidRPr="0001513A" w:rsidDel="00107340">
            <w:delText xml:space="preserve"> (or physical effort)</w:delText>
          </w:r>
        </w:del>
        <w:r w:rsidR="00C12095" w:rsidRPr="0001513A">
          <w:t xml:space="preserve"> during the large-scale feedback trials. Pupil size coincides with cognitive arousal and the task evoked pupillary response is known to reflect the mental effort to perform the task</w:t>
        </w:r>
        <w:r w:rsidR="00C12095" w:rsidRPr="0001513A">
          <w:fldChar w:fldCharType="begin"/>
        </w:r>
        <w:r w:rsidR="00C12095" w:rsidRPr="0001513A">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C12095" w:rsidRPr="0001513A">
          <w:fldChar w:fldCharType="separate"/>
        </w:r>
        <w:r w:rsidR="00C12095" w:rsidRPr="0001513A">
          <w:t>(Beatty 1982)</w:t>
        </w:r>
        <w:r w:rsidR="00C12095" w:rsidRPr="0001513A">
          <w:fldChar w:fldCharType="end"/>
        </w:r>
        <w:r w:rsidR="00C12095" w:rsidRPr="0001513A">
          <w:t>, which was also shown in ET patients</w:t>
        </w:r>
      </w:moveTo>
      <w:ins w:id="337" w:author="Jos Becktepe" w:date="2023-03-28T09:57:00Z">
        <w:r w:rsidR="007174AD">
          <w:t xml:space="preserve"> by our group</w:t>
        </w:r>
      </w:ins>
      <w:moveTo w:id="338" w:author="Jos Becktepe" w:date="2023-03-27T21:00:00Z">
        <w:r w:rsidR="00C12095" w:rsidRPr="0001513A">
          <w:t>.</w:t>
        </w:r>
        <w:r w:rsidR="00C12095" w:rsidRPr="0001513A">
          <w:fldChar w:fldCharType="begin"/>
        </w:r>
        <w:r w:rsidR="00C12095" w:rsidRPr="0001513A">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C12095" w:rsidRPr="0001513A">
          <w:fldChar w:fldCharType="separate"/>
        </w:r>
        <w:r w:rsidR="00C12095" w:rsidRPr="0001513A">
          <w:t>(</w:t>
        </w:r>
        <w:proofErr w:type="spellStart"/>
        <w:r w:rsidR="00C12095" w:rsidRPr="0001513A">
          <w:t>Becktepe</w:t>
        </w:r>
        <w:proofErr w:type="spellEnd"/>
        <w:r w:rsidR="00C12095" w:rsidRPr="0001513A">
          <w:t>, Govert et al. 2019)</w:t>
        </w:r>
        <w:r w:rsidR="00C12095" w:rsidRPr="0001513A">
          <w:fldChar w:fldCharType="end"/>
        </w:r>
        <w:r w:rsidR="00C12095" w:rsidRPr="0001513A">
          <w:t xml:space="preserve"> ﻿Apart from mental effort, pupil diameter also increases during physical effort, thereby reflecting not only the actual intensity of the physical activity but also the individual perception of the effort. </w:t>
        </w:r>
        <w:r w:rsidR="00C12095" w:rsidRPr="0001513A">
          <w:fldChar w:fldCharType="begin"/>
        </w:r>
        <w:r w:rsidR="00C12095" w:rsidRPr="0001513A">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C12095" w:rsidRPr="0001513A">
          <w:fldChar w:fldCharType="separate"/>
        </w:r>
        <w:r w:rsidR="00C12095" w:rsidRPr="0001513A">
          <w:t>(Zenon, Sidibe et al. 2014)</w:t>
        </w:r>
        <w:r w:rsidR="00C12095" w:rsidRPr="0001513A">
          <w:fldChar w:fldCharType="end"/>
        </w:r>
        <w:r w:rsidR="00C12095" w:rsidRPr="0001513A">
          <w:t xml:space="preserve"> In summary, pupil size mirrors the level of effort, which is invested in a task, irrespective of whether it is physical or mental. Therefore, we hypothesize that tremor patients perceived a higher effort during the large-scale feedback tasks, reflected by the larger pupil diameter. We </w:t>
        </w:r>
        <w:proofErr w:type="gramStart"/>
        <w:r w:rsidR="00C12095" w:rsidRPr="0001513A">
          <w:t>hypothesize,</w:t>
        </w:r>
        <w:proofErr w:type="gramEnd"/>
        <w:r w:rsidR="00C12095" w:rsidRPr="0001513A">
          <w:t xml:space="preserve"> that the subjectively perceived effort itself exerts a modulatory role on target force tremor amplitude. </w:t>
        </w:r>
      </w:moveTo>
    </w:p>
    <w:moveToRangeEnd w:id="281"/>
    <w:p w14:paraId="5A88F3B9" w14:textId="2C245D44" w:rsidR="00F31DD6" w:rsidDel="00666225" w:rsidRDefault="00AE4440" w:rsidP="006B4B96">
      <w:pPr>
        <w:pStyle w:val="MainText"/>
        <w:rPr>
          <w:del w:id="339" w:author="Jos Becktepe" w:date="2023-03-27T17:01:00Z"/>
          <w:rStyle w:val="Heading2Char"/>
          <w:rFonts w:ascii="STIX Two Text" w:eastAsiaTheme="minorEastAsia" w:hAnsi="STIX Two Text"/>
          <w:b w:val="0"/>
          <w:bCs w:val="0"/>
          <w:iCs w:val="0"/>
          <w:color w:val="000000" w:themeColor="text1"/>
          <w:sz w:val="20"/>
          <w:szCs w:val="20"/>
        </w:rPr>
      </w:pPr>
      <w:del w:id="340" w:author="Jos Becktepe" w:date="2023-03-27T16:56:00Z">
        <w:r w:rsidDel="00FA093F">
          <w:rPr>
            <w:rStyle w:val="Heading2Char"/>
            <w:rFonts w:ascii="STIX Two Text" w:eastAsiaTheme="minorEastAsia" w:hAnsi="STIX Two Text"/>
            <w:b w:val="0"/>
            <w:bCs w:val="0"/>
            <w:iCs w:val="0"/>
            <w:color w:val="000000" w:themeColor="text1"/>
            <w:sz w:val="20"/>
            <w:szCs w:val="20"/>
          </w:rPr>
          <w:delText xml:space="preserve"> </w:delText>
        </w:r>
        <w:commentRangeStart w:id="341"/>
        <w:r w:rsidDel="00FA093F">
          <w:rPr>
            <w:rStyle w:val="Heading2Char"/>
            <w:rFonts w:ascii="STIX Two Text" w:eastAsiaTheme="minorEastAsia" w:hAnsi="STIX Two Text"/>
            <w:b w:val="0"/>
            <w:bCs w:val="0"/>
            <w:iCs w:val="0"/>
            <w:color w:val="000000" w:themeColor="text1"/>
            <w:sz w:val="20"/>
            <w:szCs w:val="20"/>
          </w:rPr>
          <w:delText>manner</w:delText>
        </w:r>
        <w:commentRangeEnd w:id="341"/>
        <w:r w:rsidR="004C6B41" w:rsidDel="00FA093F">
          <w:rPr>
            <w:rStyle w:val="CommentReference"/>
            <w:rFonts w:asciiTheme="minorHAnsi" w:eastAsiaTheme="minorHAnsi" w:hAnsiTheme="minorHAnsi" w:cstheme="minorBidi"/>
            <w:color w:val="auto"/>
            <w:lang w:val="de-DE"/>
          </w:rPr>
          <w:commentReference w:id="341"/>
        </w:r>
        <w:r w:rsidR="00577E42" w:rsidRPr="00711CDC" w:rsidDel="00FA093F">
          <w:rPr>
            <w:rStyle w:val="Heading2Char"/>
            <w:rFonts w:ascii="STIX Two Text" w:eastAsiaTheme="minorEastAsia" w:hAnsi="STIX Two Text"/>
            <w:b w:val="0"/>
            <w:bCs w:val="0"/>
            <w:iCs w:val="0"/>
            <w:color w:val="000000" w:themeColor="text1"/>
            <w:sz w:val="20"/>
            <w:szCs w:val="20"/>
          </w:rPr>
          <w:delText>.</w:delText>
        </w:r>
      </w:del>
    </w:p>
    <w:p w14:paraId="6390CB4B" w14:textId="4721899F" w:rsidR="005F3AEE" w:rsidRDefault="00577E42" w:rsidP="006B4B96">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 </w:t>
      </w:r>
    </w:p>
    <w:p w14:paraId="6CA97B37" w14:textId="6204D314" w:rsidR="006D47D3" w:rsidRDefault="006D47D3" w:rsidP="006B4B96">
      <w:pPr>
        <w:pStyle w:val="MainText"/>
        <w:rPr>
          <w:rStyle w:val="Heading2Char"/>
          <w:rFonts w:ascii="STIX Two Text" w:eastAsiaTheme="minorEastAsia" w:hAnsi="STIX Two Text"/>
          <w:b w:val="0"/>
          <w:bCs w:val="0"/>
          <w:iCs w:val="0"/>
          <w:color w:val="000000" w:themeColor="text1"/>
          <w:sz w:val="20"/>
          <w:szCs w:val="20"/>
        </w:rPr>
      </w:pPr>
      <w:r>
        <w:rPr>
          <w:noProof/>
        </w:rPr>
        <mc:AlternateContent>
          <mc:Choice Requires="wps">
            <w:drawing>
              <wp:inline distT="0" distB="0" distL="0" distR="0" wp14:anchorId="6E2285B9" wp14:editId="2558EFEB">
                <wp:extent cx="3209991" cy="4509370"/>
                <wp:effectExtent l="0" t="0" r="28575" b="24765"/>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9991" cy="4509370"/>
                        </a:xfrm>
                        <a:prstGeom prst="rect">
                          <a:avLst/>
                        </a:prstGeom>
                        <a:solidFill>
                          <a:srgbClr val="FFFFFF"/>
                        </a:solidFill>
                        <a:ln w="9525">
                          <a:solidFill>
                            <a:srgbClr val="000000"/>
                          </a:solidFill>
                          <a:miter lim="800000"/>
                          <a:headEnd/>
                          <a:tailEnd/>
                        </a:ln>
                      </wps:spPr>
                      <wps:txbx>
                        <w:txbxContent>
                          <w:p w14:paraId="7C8DFDBF" w14:textId="6052CE30" w:rsidR="006D47D3" w:rsidRDefault="006D47D3" w:rsidP="006D47D3">
                            <w:pPr>
                              <w:rPr>
                                <w:ins w:id="342" w:author="Julius Welzel" w:date="2023-04-27T14:43:00Z"/>
                              </w:rPr>
                            </w:pPr>
                            <w:del w:id="343" w:author="Julius Welzel" w:date="2023-04-27T14:42:00Z">
                              <w:r w:rsidDel="00FF5765">
                                <w:rPr>
                                  <w:noProof/>
                                </w:rPr>
                                <w:drawing>
                                  <wp:inline distT="0" distB="0" distL="0" distR="0" wp14:anchorId="73EE54EF" wp14:editId="4CD5A007">
                                    <wp:extent cx="3040540" cy="1790449"/>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5625" cy="1816998"/>
                                            </a:xfrm>
                                            <a:prstGeom prst="rect">
                                              <a:avLst/>
                                            </a:prstGeom>
                                            <a:noFill/>
                                            <a:ln>
                                              <a:noFill/>
                                            </a:ln>
                                          </pic:spPr>
                                        </pic:pic>
                                      </a:graphicData>
                                    </a:graphic>
                                  </wp:inline>
                                </w:drawing>
                              </w:r>
                            </w:del>
                            <w:ins w:id="344" w:author="Julius Welzel" w:date="2023-04-27T14:43:00Z">
                              <w:r w:rsidR="00FF5765">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ins>
                          </w:p>
                          <w:p w14:paraId="0A7B9200" w14:textId="53414978" w:rsidR="00FF5765" w:rsidRDefault="00FF5765" w:rsidP="00FF5765">
                            <w:pPr>
                              <w:pStyle w:val="FigureLegendMain"/>
                              <w:jc w:val="center"/>
                              <w:pPrChange w:id="345" w:author="Julius Welzel" w:date="2023-04-27T14:43:00Z">
                                <w:pPr/>
                              </w:pPrChange>
                            </w:pPr>
                            <w:ins w:id="346" w:author="Julius Welzel" w:date="2023-04-27T14:43:00Z">
                              <w:r>
                                <w:t>(a)</w:t>
                              </w:r>
                            </w:ins>
                          </w:p>
                          <w:p w14:paraId="76D634A2" w14:textId="61E4FE28" w:rsidR="00FF5765" w:rsidRDefault="00FF5765" w:rsidP="006D47D3">
                            <w:pPr>
                              <w:pStyle w:val="FigureLegendMain"/>
                              <w:keepNext/>
                              <w:rPr>
                                <w:ins w:id="347" w:author="Julius Welzel" w:date="2023-04-27T14:43:00Z"/>
                                <w:rStyle w:val="FigureLegendTitleTegn"/>
                              </w:rPr>
                            </w:pPr>
                            <w:ins w:id="348" w:author="Julius Welzel" w:date="2023-04-27T14:43:00Z">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ins>
                          </w:p>
                          <w:p w14:paraId="24D4786D" w14:textId="56EC7846" w:rsidR="00FF5765" w:rsidRDefault="00FF5765" w:rsidP="00FF5765">
                            <w:pPr>
                              <w:pStyle w:val="FigureLegendMain"/>
                              <w:jc w:val="center"/>
                              <w:rPr>
                                <w:ins w:id="349" w:author="Julius Welzel" w:date="2023-04-27T14:43:00Z"/>
                                <w:rStyle w:val="FigureLegendTitleTegn"/>
                                <w:b w:val="0"/>
                                <w:color w:val="000000" w:themeColor="text1"/>
                              </w:rPr>
                            </w:pPr>
                            <w:ins w:id="350" w:author="Julius Welzel" w:date="2023-04-27T14:43:00Z">
                              <w:r w:rsidRPr="00FF5765">
                                <w:rPr>
                                  <w:rStyle w:val="FigureLegendTitleTegn"/>
                                  <w:b w:val="0"/>
                                  <w:color w:val="000000" w:themeColor="text1"/>
                                  <w:rPrChange w:id="351" w:author="Julius Welzel" w:date="2023-04-27T14:43:00Z">
                                    <w:rPr>
                                      <w:rStyle w:val="FigureLegendTitleTegn"/>
                                    </w:rPr>
                                  </w:rPrChange>
                                </w:rPr>
                                <w:t>(b)</w:t>
                              </w:r>
                            </w:ins>
                          </w:p>
                          <w:p w14:paraId="1F6EB67E" w14:textId="77777777" w:rsidR="00FF5765" w:rsidRPr="00FF5765" w:rsidRDefault="00FF5765" w:rsidP="00FF5765">
                            <w:pPr>
                              <w:pStyle w:val="FigureLegendMain"/>
                              <w:jc w:val="center"/>
                              <w:rPr>
                                <w:ins w:id="352" w:author="Julius Welzel" w:date="2023-04-27T14:43:00Z"/>
                                <w:rStyle w:val="FigureLegendTitleTegn"/>
                                <w:b w:val="0"/>
                                <w:color w:val="000000" w:themeColor="text1"/>
                                <w:rPrChange w:id="353" w:author="Julius Welzel" w:date="2023-04-27T14:43:00Z">
                                  <w:rPr>
                                    <w:ins w:id="354" w:author="Julius Welzel" w:date="2023-04-27T14:43:00Z"/>
                                    <w:rStyle w:val="FigureLegendTitleTegn"/>
                                  </w:rPr>
                                </w:rPrChange>
                              </w:rPr>
                              <w:pPrChange w:id="355" w:author="Julius Welzel" w:date="2023-04-27T14:43:00Z">
                                <w:pPr>
                                  <w:pStyle w:val="FigureLegendMain"/>
                                  <w:keepNext/>
                                </w:pPr>
                              </w:pPrChange>
                            </w:pPr>
                          </w:p>
                          <w:p w14:paraId="6E4C8417" w14:textId="396C2136" w:rsidR="006D47D3" w:rsidDel="00FF5765" w:rsidRDefault="006D47D3" w:rsidP="00FF5765">
                            <w:pPr>
                              <w:pStyle w:val="FigureLegendMain"/>
                              <w:keepNext/>
                              <w:rPr>
                                <w:ins w:id="356" w:author="Jos Becktepe" w:date="2023-03-27T16:27:00Z"/>
                                <w:del w:id="357" w:author="Julius Welzel" w:date="2023-04-27T14:44:00Z"/>
                              </w:rPr>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ins w:id="358" w:author="Julius Welzel" w:date="2023-04-27T14:44:00Z">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(visual only (</w:t>
                              </w:r>
                              <w:proofErr w:type="spellStart"/>
                              <w:r w:rsidR="00FF5765">
                                <w:t>vo</w:t>
                              </w:r>
                              <w:proofErr w:type="spellEnd"/>
                              <w:r w:rsidR="00FF5765">
                                <w:t>), audio-visual (</w:t>
                              </w:r>
                              <w:proofErr w:type="spellStart"/>
                              <w:r w:rsidR="00FF5765">
                                <w:t>va</w:t>
                              </w:r>
                              <w:proofErr w:type="spellEnd"/>
                              <w:r w:rsidR="00FF5765">
                                <w:t>), auditory (</w:t>
                              </w:r>
                              <w:proofErr w:type="spellStart"/>
                              <w:r w:rsidR="00FF5765">
                                <w:t>ao</w:t>
                              </w:r>
                              <w:proofErr w:type="spellEnd"/>
                              <w:r w:rsidR="00FF5765">
                                <w:t xml:space="preserve">))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w:t>
                              </w:r>
                              <w:proofErr w:type="spellStart"/>
                              <w:r w:rsidR="00FF5765">
                                <w:t>vo</w:t>
                              </w:r>
                              <w:proofErr w:type="spellEnd"/>
                              <w:r w:rsidR="00FF5765">
                                <w:t xml:space="preserve">, </w:t>
                              </w:r>
                              <w:proofErr w:type="spellStart"/>
                              <w:r w:rsidR="00FF5765">
                                <w:t>va</w:t>
                              </w:r>
                              <w:proofErr w:type="spellEnd"/>
                              <w:r w:rsidR="00FF5765">
                                <w:t xml:space="preserve">, </w:t>
                              </w:r>
                              <w:proofErr w:type="spellStart"/>
                              <w:r w:rsidR="00FF5765">
                                <w:t>ao</w:t>
                              </w:r>
                              <w:proofErr w:type="spellEnd"/>
                              <w:r w:rsidR="00FF5765">
                                <w:t>) and feedback angle (low vs. high).</w:t>
                              </w:r>
                            </w:ins>
                            <w:del w:id="359" w:author="Julius Welzel" w:date="2023-04-27T14:44:00Z">
                              <w:r w:rsidRPr="002C2DBE" w:rsidDel="00FF5765">
                                <w:delText>Split per feedback</w:delText>
                              </w:r>
                              <w:r w:rsidDel="00FF5765">
                                <w:delText xml:space="preserve"> type</w:delText>
                              </w:r>
                              <w:r w:rsidRPr="002C2DBE" w:rsidDel="00FF5765">
                                <w:delText xml:space="preserve"> </w:delText>
                              </w:r>
                              <w:r w:rsidDel="00FF5765">
                                <w:delText>(ao, va, vo) and group (HC vs. ET).</w:delText>
                              </w:r>
                            </w:del>
                          </w:p>
                          <w:p w14:paraId="063740EA" w14:textId="26B7969D" w:rsidR="00E607C1" w:rsidRPr="002C2DBE" w:rsidDel="00FF5765" w:rsidRDefault="00756116" w:rsidP="00FF5765">
                            <w:pPr>
                              <w:pStyle w:val="FigureLegendMain"/>
                              <w:keepNext/>
                              <w:rPr>
                                <w:del w:id="360" w:author="Julius Welzel" w:date="2023-04-27T14:44:00Z"/>
                              </w:rPr>
                            </w:pPr>
                            <w:ins w:id="361" w:author="Jos Becktepe" w:date="2023-03-27T16:27:00Z">
                              <w:del w:id="362" w:author="Julius Welzel" w:date="2023-04-27T14:44:00Z">
                                <w:r w:rsidDel="00FF5765">
                                  <w:delText>ao:</w:delText>
                                </w:r>
                              </w:del>
                            </w:ins>
                            <w:ins w:id="363" w:author="Jos Becktepe" w:date="2023-03-27T16:28:00Z">
                              <w:del w:id="364" w:author="Julius Welzel" w:date="2023-04-27T14:44:00Z">
                                <w:r w:rsidDel="00FF5765">
                                  <w:delText xml:space="preserve"> auditory only; va: audio-visual; vo: visual</w:delText>
                                </w:r>
                                <w:r w:rsidR="002828A6" w:rsidDel="00FF5765">
                                  <w:delText xml:space="preserve"> only</w:delText>
                                </w:r>
                              </w:del>
                            </w:ins>
                            <w:ins w:id="365" w:author="Jos Becktepe" w:date="2023-03-27T16:50:00Z">
                              <w:del w:id="366" w:author="Julius Welzel" w:date="2023-04-27T14:44:00Z">
                                <w:r w:rsidR="003865B1" w:rsidDel="00FF5765">
                                  <w:delText>; c: controls; p: patients</w:delText>
                                </w:r>
                              </w:del>
                            </w:ins>
                          </w:p>
                          <w:p w14:paraId="0874625E" w14:textId="77777777" w:rsidR="006D47D3" w:rsidRDefault="006D47D3" w:rsidP="00FF5765">
                            <w:pPr>
                              <w:pStyle w:val="FigureLegendMain"/>
                              <w:keepNext/>
                            </w:pPr>
                          </w:p>
                        </w:txbxContent>
                      </wps:txbx>
                      <wps:bodyPr rot="0" vert="horz" wrap="square" lIns="91440" tIns="45720" rIns="91440" bIns="45720" anchor="t" anchorCtr="0" upright="1">
                        <a:noAutofit/>
                      </wps:bodyPr>
                    </wps:wsp>
                  </a:graphicData>
                </a:graphic>
              </wp:inline>
            </w:drawing>
          </mc:Choice>
          <mc:Fallback>
            <w:pict>
              <v:shape w14:anchorId="6E2285B9" id="Text Box 15" o:spid="_x0000_s1027" type="#_x0000_t202" style="width:252.75pt;height:35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">
                <v:path arrowok="t"/>
                <v:textbox>
                  <w:txbxContent>
                    <w:p w14:paraId="7C8DFDBF" w14:textId="6052CE30" w:rsidR="006D47D3" w:rsidRDefault="006D47D3" w:rsidP="006D47D3">
                      <w:pPr>
                        <w:rPr>
                          <w:ins w:id="367" w:author="Julius Welzel" w:date="2023-04-27T14:43:00Z"/>
                        </w:rPr>
                      </w:pPr>
                      <w:del w:id="368" w:author="Julius Welzel" w:date="2023-04-27T14:42:00Z">
                        <w:r w:rsidDel="00FF5765">
                          <w:rPr>
                            <w:noProof/>
                          </w:rPr>
                          <w:drawing>
                            <wp:inline distT="0" distB="0" distL="0" distR="0" wp14:anchorId="73EE54EF" wp14:editId="4CD5A007">
                              <wp:extent cx="3040540" cy="1790449"/>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5625" cy="1816998"/>
                                      </a:xfrm>
                                      <a:prstGeom prst="rect">
                                        <a:avLst/>
                                      </a:prstGeom>
                                      <a:noFill/>
                                      <a:ln>
                                        <a:noFill/>
                                      </a:ln>
                                    </pic:spPr>
                                  </pic:pic>
                                </a:graphicData>
                              </a:graphic>
                            </wp:inline>
                          </w:drawing>
                        </w:r>
                      </w:del>
                      <w:ins w:id="369" w:author="Julius Welzel" w:date="2023-04-27T14:43:00Z">
                        <w:r w:rsidR="00FF5765">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ins>
                    </w:p>
                    <w:p w14:paraId="0A7B9200" w14:textId="53414978" w:rsidR="00FF5765" w:rsidRDefault="00FF5765" w:rsidP="00FF5765">
                      <w:pPr>
                        <w:pStyle w:val="FigureLegendMain"/>
                        <w:jc w:val="center"/>
                        <w:pPrChange w:id="370" w:author="Julius Welzel" w:date="2023-04-27T14:43:00Z">
                          <w:pPr/>
                        </w:pPrChange>
                      </w:pPr>
                      <w:ins w:id="371" w:author="Julius Welzel" w:date="2023-04-27T14:43:00Z">
                        <w:r>
                          <w:t>(a)</w:t>
                        </w:r>
                      </w:ins>
                    </w:p>
                    <w:p w14:paraId="76D634A2" w14:textId="61E4FE28" w:rsidR="00FF5765" w:rsidRDefault="00FF5765" w:rsidP="006D47D3">
                      <w:pPr>
                        <w:pStyle w:val="FigureLegendMain"/>
                        <w:keepNext/>
                        <w:rPr>
                          <w:ins w:id="372" w:author="Julius Welzel" w:date="2023-04-27T14:43:00Z"/>
                          <w:rStyle w:val="FigureLegendTitleTegn"/>
                        </w:rPr>
                      </w:pPr>
                      <w:ins w:id="373" w:author="Julius Welzel" w:date="2023-04-27T14:43:00Z">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ins>
                    </w:p>
                    <w:p w14:paraId="24D4786D" w14:textId="56EC7846" w:rsidR="00FF5765" w:rsidRDefault="00FF5765" w:rsidP="00FF5765">
                      <w:pPr>
                        <w:pStyle w:val="FigureLegendMain"/>
                        <w:jc w:val="center"/>
                        <w:rPr>
                          <w:ins w:id="374" w:author="Julius Welzel" w:date="2023-04-27T14:43:00Z"/>
                          <w:rStyle w:val="FigureLegendTitleTegn"/>
                          <w:b w:val="0"/>
                          <w:color w:val="000000" w:themeColor="text1"/>
                        </w:rPr>
                      </w:pPr>
                      <w:ins w:id="375" w:author="Julius Welzel" w:date="2023-04-27T14:43:00Z">
                        <w:r w:rsidRPr="00FF5765">
                          <w:rPr>
                            <w:rStyle w:val="FigureLegendTitleTegn"/>
                            <w:b w:val="0"/>
                            <w:color w:val="000000" w:themeColor="text1"/>
                            <w:rPrChange w:id="376" w:author="Julius Welzel" w:date="2023-04-27T14:43:00Z">
                              <w:rPr>
                                <w:rStyle w:val="FigureLegendTitleTegn"/>
                              </w:rPr>
                            </w:rPrChange>
                          </w:rPr>
                          <w:t>(b)</w:t>
                        </w:r>
                      </w:ins>
                    </w:p>
                    <w:p w14:paraId="1F6EB67E" w14:textId="77777777" w:rsidR="00FF5765" w:rsidRPr="00FF5765" w:rsidRDefault="00FF5765" w:rsidP="00FF5765">
                      <w:pPr>
                        <w:pStyle w:val="FigureLegendMain"/>
                        <w:jc w:val="center"/>
                        <w:rPr>
                          <w:ins w:id="377" w:author="Julius Welzel" w:date="2023-04-27T14:43:00Z"/>
                          <w:rStyle w:val="FigureLegendTitleTegn"/>
                          <w:b w:val="0"/>
                          <w:color w:val="000000" w:themeColor="text1"/>
                          <w:rPrChange w:id="378" w:author="Julius Welzel" w:date="2023-04-27T14:43:00Z">
                            <w:rPr>
                              <w:ins w:id="379" w:author="Julius Welzel" w:date="2023-04-27T14:43:00Z"/>
                              <w:rStyle w:val="FigureLegendTitleTegn"/>
                            </w:rPr>
                          </w:rPrChange>
                        </w:rPr>
                        <w:pPrChange w:id="380" w:author="Julius Welzel" w:date="2023-04-27T14:43:00Z">
                          <w:pPr>
                            <w:pStyle w:val="FigureLegendMain"/>
                            <w:keepNext/>
                          </w:pPr>
                        </w:pPrChange>
                      </w:pPr>
                    </w:p>
                    <w:p w14:paraId="6E4C8417" w14:textId="396C2136" w:rsidR="006D47D3" w:rsidDel="00FF5765" w:rsidRDefault="006D47D3" w:rsidP="00FF5765">
                      <w:pPr>
                        <w:pStyle w:val="FigureLegendMain"/>
                        <w:keepNext/>
                        <w:rPr>
                          <w:ins w:id="381" w:author="Jos Becktepe" w:date="2023-03-27T16:27:00Z"/>
                          <w:del w:id="382" w:author="Julius Welzel" w:date="2023-04-27T14:44:00Z"/>
                        </w:rPr>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ins w:id="383" w:author="Julius Welzel" w:date="2023-04-27T14:44:00Z">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(visual only (</w:t>
                        </w:r>
                        <w:proofErr w:type="spellStart"/>
                        <w:r w:rsidR="00FF5765">
                          <w:t>vo</w:t>
                        </w:r>
                        <w:proofErr w:type="spellEnd"/>
                        <w:r w:rsidR="00FF5765">
                          <w:t>), audio-visual (</w:t>
                        </w:r>
                        <w:proofErr w:type="spellStart"/>
                        <w:r w:rsidR="00FF5765">
                          <w:t>va</w:t>
                        </w:r>
                        <w:proofErr w:type="spellEnd"/>
                        <w:r w:rsidR="00FF5765">
                          <w:t>), auditory (</w:t>
                        </w:r>
                        <w:proofErr w:type="spellStart"/>
                        <w:r w:rsidR="00FF5765">
                          <w:t>ao</w:t>
                        </w:r>
                        <w:proofErr w:type="spellEnd"/>
                        <w:r w:rsidR="00FF5765">
                          <w:t xml:space="preserve">))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w:t>
                        </w:r>
                        <w:proofErr w:type="spellStart"/>
                        <w:r w:rsidR="00FF5765">
                          <w:t>vo</w:t>
                        </w:r>
                        <w:proofErr w:type="spellEnd"/>
                        <w:r w:rsidR="00FF5765">
                          <w:t xml:space="preserve">, </w:t>
                        </w:r>
                        <w:proofErr w:type="spellStart"/>
                        <w:r w:rsidR="00FF5765">
                          <w:t>va</w:t>
                        </w:r>
                        <w:proofErr w:type="spellEnd"/>
                        <w:r w:rsidR="00FF5765">
                          <w:t xml:space="preserve">, </w:t>
                        </w:r>
                        <w:proofErr w:type="spellStart"/>
                        <w:r w:rsidR="00FF5765">
                          <w:t>ao</w:t>
                        </w:r>
                        <w:proofErr w:type="spellEnd"/>
                        <w:r w:rsidR="00FF5765">
                          <w:t>) and feedback angle (low vs. high).</w:t>
                        </w:r>
                      </w:ins>
                      <w:del w:id="384" w:author="Julius Welzel" w:date="2023-04-27T14:44:00Z">
                        <w:r w:rsidRPr="002C2DBE" w:rsidDel="00FF5765">
                          <w:delText>Split per feedback</w:delText>
                        </w:r>
                        <w:r w:rsidDel="00FF5765">
                          <w:delText xml:space="preserve"> type</w:delText>
                        </w:r>
                        <w:r w:rsidRPr="002C2DBE" w:rsidDel="00FF5765">
                          <w:delText xml:space="preserve"> </w:delText>
                        </w:r>
                        <w:r w:rsidDel="00FF5765">
                          <w:delText>(ao, va, vo) and group (HC vs. ET).</w:delText>
                        </w:r>
                      </w:del>
                    </w:p>
                    <w:p w14:paraId="063740EA" w14:textId="26B7969D" w:rsidR="00E607C1" w:rsidRPr="002C2DBE" w:rsidDel="00FF5765" w:rsidRDefault="00756116" w:rsidP="00FF5765">
                      <w:pPr>
                        <w:pStyle w:val="FigureLegendMain"/>
                        <w:keepNext/>
                        <w:rPr>
                          <w:del w:id="385" w:author="Julius Welzel" w:date="2023-04-27T14:44:00Z"/>
                        </w:rPr>
                      </w:pPr>
                      <w:ins w:id="386" w:author="Jos Becktepe" w:date="2023-03-27T16:27:00Z">
                        <w:del w:id="387" w:author="Julius Welzel" w:date="2023-04-27T14:44:00Z">
                          <w:r w:rsidDel="00FF5765">
                            <w:delText>ao:</w:delText>
                          </w:r>
                        </w:del>
                      </w:ins>
                      <w:ins w:id="388" w:author="Jos Becktepe" w:date="2023-03-27T16:28:00Z">
                        <w:del w:id="389" w:author="Julius Welzel" w:date="2023-04-27T14:44:00Z">
                          <w:r w:rsidDel="00FF5765">
                            <w:delText xml:space="preserve"> auditory only; va: audio-visual; vo: visual</w:delText>
                          </w:r>
                          <w:r w:rsidR="002828A6" w:rsidDel="00FF5765">
                            <w:delText xml:space="preserve"> only</w:delText>
                          </w:r>
                        </w:del>
                      </w:ins>
                      <w:ins w:id="390" w:author="Jos Becktepe" w:date="2023-03-27T16:50:00Z">
                        <w:del w:id="391" w:author="Julius Welzel" w:date="2023-04-27T14:44:00Z">
                          <w:r w:rsidR="003865B1" w:rsidDel="00FF5765">
                            <w:delText>; c: controls; p: patients</w:delText>
                          </w:r>
                        </w:del>
                      </w:ins>
                    </w:p>
                    <w:p w14:paraId="0874625E" w14:textId="77777777" w:rsidR="006D47D3" w:rsidRDefault="006D47D3" w:rsidP="00FF5765">
                      <w:pPr>
                        <w:pStyle w:val="FigureLegendMain"/>
                        <w:keepNext/>
                      </w:pPr>
                    </w:p>
                  </w:txbxContent>
                </v:textbox>
                <w10:anchorlock/>
              </v:shape>
            </w:pict>
          </mc:Fallback>
        </mc:AlternateContent>
      </w:r>
    </w:p>
    <w:p w14:paraId="2D97D076" w14:textId="59DBBEAE" w:rsidR="00B676AA" w:rsidRPr="0001513A" w:rsidDel="005E2D54" w:rsidRDefault="00752569" w:rsidP="0001513A">
      <w:pPr>
        <w:pStyle w:val="MainText"/>
        <w:rPr>
          <w:del w:id="392" w:author="Jos Becktepe" w:date="2023-03-28T10:04:00Z"/>
        </w:rPr>
      </w:pPr>
      <w:r w:rsidRPr="00D565D6">
        <w:t xml:space="preserve">A recent functional MRI study found -apart from the well-known </w:t>
      </w:r>
      <w:proofErr w:type="spellStart"/>
      <w:r w:rsidRPr="00D565D6">
        <w:t>cerebello</w:t>
      </w:r>
      <w:proofErr w:type="spellEnd"/>
      <w:r w:rsidRPr="00D565D6">
        <w:t>-</w:t>
      </w:r>
      <w:proofErr w:type="spellStart"/>
      <w:r w:rsidRPr="00D565D6">
        <w:t>thalamo</w:t>
      </w:r>
      <w:proofErr w:type="spellEnd"/>
      <w:r w:rsidRPr="00D565D6">
        <w:t xml:space="preserve">-motor cortical </w:t>
      </w:r>
      <w:r>
        <w:t>tremor circuit</w:t>
      </w:r>
      <w:r w:rsidRPr="00D565D6">
        <w:t xml:space="preserve">- a widespread visually sensitive network including key regions in the visual cortex and </w:t>
      </w:r>
      <w:r w:rsidRPr="0001513A">
        <w:t xml:space="preserve">parietal lobule associated with </w:t>
      </w:r>
      <w:r w:rsidR="006544BB" w:rsidRPr="0001513A">
        <w:t>alterations</w:t>
      </w:r>
      <w:r w:rsidRPr="0001513A">
        <w:t xml:space="preserve"> of essential tremor</w:t>
      </w:r>
      <w:r w:rsidR="006544BB" w:rsidRPr="0001513A">
        <w:t xml:space="preserve"> amplitude</w:t>
      </w:r>
      <w:r w:rsidRPr="0001513A">
        <w:t xml:space="preserve"> during </w:t>
      </w:r>
      <w:r w:rsidR="001C5415" w:rsidRPr="0001513A">
        <w:t>visual feedback manipulation in a grip force task</w:t>
      </w:r>
      <w:r w:rsidR="00DC0FBE" w:rsidRPr="0001513A">
        <w:t>.</w:t>
      </w:r>
      <w:r w:rsidR="00EC0688" w:rsidRPr="0001513A">
        <w:fldChar w:fldCharType="begin"/>
      </w:r>
      <w:r w:rsidR="00EC0688" w:rsidRPr="0001513A">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EC0688" w:rsidRPr="0001513A">
        <w:fldChar w:fldCharType="separate"/>
      </w:r>
      <w:r w:rsidR="00EC0688" w:rsidRPr="0001513A">
        <w:t>(Archer, Coombes et al. 2017)</w:t>
      </w:r>
      <w:r w:rsidR="00EC0688" w:rsidRPr="0001513A">
        <w:fldChar w:fldCharType="end"/>
      </w:r>
      <w:r w:rsidR="000672FE" w:rsidRPr="0001513A">
        <w:t xml:space="preserve"> </w:t>
      </w:r>
      <w:r w:rsidR="00E97DB8" w:rsidRPr="0001513A">
        <w:t xml:space="preserve">Interestingly, by the same group </w:t>
      </w:r>
      <w:r w:rsidR="006829A4" w:rsidRPr="0001513A">
        <w:t>visual feedback-induced tremor exacerbation in</w:t>
      </w:r>
      <w:r w:rsidR="00E51322" w:rsidRPr="0001513A">
        <w:t xml:space="preserve"> patients with</w:t>
      </w:r>
      <w:r w:rsidR="006829A4" w:rsidRPr="0001513A">
        <w:t xml:space="preserve"> dystonic tremor</w:t>
      </w:r>
      <w:r w:rsidR="00D80209" w:rsidRPr="0001513A">
        <w:t xml:space="preserve"> was found as well, but </w:t>
      </w:r>
      <w:r w:rsidR="002D7342" w:rsidRPr="0001513A">
        <w:t xml:space="preserve">in this </w:t>
      </w:r>
      <w:r w:rsidR="00EE71E7" w:rsidRPr="0001513A">
        <w:t xml:space="preserve">patient </w:t>
      </w:r>
      <w:r w:rsidR="002D7342" w:rsidRPr="0001513A">
        <w:t>group</w:t>
      </w:r>
      <w:r w:rsidR="00C142F4" w:rsidRPr="0001513A">
        <w:t xml:space="preserve"> </w:t>
      </w:r>
      <w:r w:rsidR="00042C50" w:rsidRPr="0001513A">
        <w:t xml:space="preserve">tremor amplitude modulation was not coupled to </w:t>
      </w:r>
      <w:r w:rsidR="00BD1664" w:rsidRPr="0001513A">
        <w:t xml:space="preserve">an </w:t>
      </w:r>
      <w:r w:rsidR="00042C50" w:rsidRPr="0001513A">
        <w:t>associated dysfunction of visual</w:t>
      </w:r>
      <w:r w:rsidR="00623B1A" w:rsidRPr="0001513A">
        <w:t xml:space="preserve"> cortex</w:t>
      </w:r>
      <w:r w:rsidR="00042C50" w:rsidRPr="0001513A">
        <w:t xml:space="preserve"> regions</w:t>
      </w:r>
      <w:r w:rsidR="00E51322" w:rsidRPr="0001513A">
        <w:t>.</w:t>
      </w:r>
      <w:r w:rsidR="000976DD" w:rsidRPr="0001513A">
        <w:fldChar w:fldCharType="begin"/>
      </w:r>
      <w:r w:rsidR="000976DD" w:rsidRPr="0001513A">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000976DD" w:rsidRPr="0001513A">
        <w:fldChar w:fldCharType="separate"/>
      </w:r>
      <w:r w:rsidR="000976DD" w:rsidRPr="0001513A">
        <w:t>(DeSimone, Archer et al. 2019)</w:t>
      </w:r>
      <w:r w:rsidR="000976DD" w:rsidRPr="0001513A">
        <w:fldChar w:fldCharType="end"/>
      </w:r>
      <w:r w:rsidR="0002552F" w:rsidRPr="0001513A">
        <w:t xml:space="preserve"> </w:t>
      </w:r>
      <w:ins w:id="393" w:author="Jos Becktepe" w:date="2023-03-28T10:02:00Z">
        <w:r w:rsidR="00F501B8">
          <w:t xml:space="preserve">Taken </w:t>
        </w:r>
      </w:ins>
      <w:del w:id="394" w:author="Jos Becktepe" w:date="2023-03-28T10:02:00Z">
        <w:r w:rsidR="0051394E" w:rsidRPr="0001513A" w:rsidDel="00F501B8">
          <w:delText>T</w:delText>
        </w:r>
      </w:del>
      <w:ins w:id="395" w:author="Jos Becktepe" w:date="2023-03-28T10:02:00Z">
        <w:r w:rsidR="00F501B8">
          <w:t>t</w:t>
        </w:r>
      </w:ins>
      <w:r w:rsidR="0051394E" w:rsidRPr="0001513A">
        <w:t xml:space="preserve">ogether with our finding that </w:t>
      </w:r>
      <w:r w:rsidR="007B0496" w:rsidRPr="0001513A">
        <w:t xml:space="preserve">force </w:t>
      </w:r>
      <w:r w:rsidR="004055A1" w:rsidRPr="0001513A">
        <w:t xml:space="preserve">tremor </w:t>
      </w:r>
      <w:r w:rsidR="007B0496" w:rsidRPr="0001513A">
        <w:t xml:space="preserve">amplitude is </w:t>
      </w:r>
      <w:r w:rsidR="00623B1A" w:rsidRPr="0001513A">
        <w:t xml:space="preserve">comparably </w:t>
      </w:r>
      <w:r w:rsidR="007B0496" w:rsidRPr="0001513A">
        <w:t>modulated by auditory feedback</w:t>
      </w:r>
      <w:ins w:id="396" w:author="Jos Becktepe" w:date="2023-03-28T10:02:00Z">
        <w:r w:rsidR="0092662E">
          <w:t xml:space="preserve"> as well</w:t>
        </w:r>
      </w:ins>
      <w:r w:rsidR="00AD143A" w:rsidRPr="0001513A">
        <w:t>,</w:t>
      </w:r>
      <w:r w:rsidR="006F2CB9" w:rsidRPr="0001513A">
        <w:t xml:space="preserve"> </w:t>
      </w:r>
      <w:r w:rsidR="002E2438" w:rsidRPr="0001513A">
        <w:t xml:space="preserve">this </w:t>
      </w:r>
      <w:del w:id="397" w:author="Jos Becktepe" w:date="2023-03-28T10:02:00Z">
        <w:r w:rsidR="002E2438" w:rsidRPr="0001513A" w:rsidDel="0092662E">
          <w:delText xml:space="preserve">raises </w:delText>
        </w:r>
      </w:del>
      <w:ins w:id="398" w:author="Jos Becktepe" w:date="2023-03-28T10:02:00Z">
        <w:r w:rsidR="0092662E">
          <w:t>underlines</w:t>
        </w:r>
      </w:ins>
      <w:ins w:id="399" w:author="Jos Becktepe" w:date="2023-03-28T10:03:00Z">
        <w:r w:rsidR="00EA5D0B">
          <w:t xml:space="preserve"> </w:t>
        </w:r>
      </w:ins>
      <w:ins w:id="400" w:author="Jos Becktepe" w:date="2023-03-28T10:04:00Z">
        <w:r w:rsidR="008B1D22">
          <w:t xml:space="preserve">the role of </w:t>
        </w:r>
        <w:r w:rsidR="008B1D22" w:rsidRPr="0001513A">
          <w:t>a common underlying mechanism for sensory feedback induced tremor modulation</w:t>
        </w:r>
        <w:r w:rsidR="008B1D22">
          <w:t>.</w:t>
        </w:r>
      </w:ins>
      <w:del w:id="401" w:author="Jos Becktepe" w:date="2023-03-27T17:00:00Z">
        <w:r w:rsidR="002E2438" w:rsidRPr="0001513A" w:rsidDel="00666225">
          <w:delText xml:space="preserve">the question if there is a </w:delText>
        </w:r>
        <w:r w:rsidR="00522634" w:rsidRPr="0001513A" w:rsidDel="00666225">
          <w:delText xml:space="preserve">common underlying mechanism </w:delText>
        </w:r>
        <w:r w:rsidR="00347FCB" w:rsidRPr="0001513A" w:rsidDel="00666225">
          <w:delText xml:space="preserve">for </w:delText>
        </w:r>
        <w:r w:rsidR="00F9557C" w:rsidRPr="0001513A" w:rsidDel="00666225">
          <w:delText xml:space="preserve">sensory </w:delText>
        </w:r>
        <w:r w:rsidR="00347FCB" w:rsidRPr="0001513A" w:rsidDel="00666225">
          <w:delText xml:space="preserve">feedback </w:delText>
        </w:r>
        <w:r w:rsidR="00F9557C" w:rsidRPr="0001513A" w:rsidDel="00666225">
          <w:delText>induced</w:delText>
        </w:r>
        <w:r w:rsidR="00347FCB" w:rsidRPr="0001513A" w:rsidDel="00666225">
          <w:delText xml:space="preserve"> tremor modulation</w:delText>
        </w:r>
        <w:r w:rsidR="007F5DC3" w:rsidRPr="0001513A" w:rsidDel="00666225">
          <w:delText xml:space="preserve"> </w:delText>
        </w:r>
        <w:r w:rsidR="00CD3BE6" w:rsidRPr="0001513A" w:rsidDel="00666225">
          <w:delText>in the context of</w:delText>
        </w:r>
        <w:r w:rsidR="007F5DC3" w:rsidRPr="0001513A" w:rsidDel="00666225">
          <w:delText xml:space="preserve"> different sensory qualities.</w:delText>
        </w:r>
        <w:r w:rsidR="002E2438" w:rsidRPr="0001513A" w:rsidDel="00666225">
          <w:delText xml:space="preserve"> </w:delText>
        </w:r>
      </w:del>
    </w:p>
    <w:p w14:paraId="6D665740" w14:textId="0E5E99C2" w:rsidR="00B676AA" w:rsidRPr="0001513A" w:rsidRDefault="00B676AA" w:rsidP="0001513A">
      <w:pPr>
        <w:pStyle w:val="MainText"/>
      </w:pPr>
    </w:p>
    <w:p w14:paraId="6DD0875B" w14:textId="00D53C4B" w:rsidR="00C12095" w:rsidRPr="0001513A" w:rsidRDefault="00B532E5" w:rsidP="0001513A">
      <w:pPr>
        <w:pStyle w:val="MainText"/>
      </w:pPr>
      <w:r w:rsidRPr="0001513A">
        <w:t xml:space="preserve">Since </w:t>
      </w:r>
      <w:r w:rsidR="003E14BD" w:rsidRPr="0001513A">
        <w:t xml:space="preserve">the processing of </w:t>
      </w:r>
      <w:r w:rsidR="006367CF" w:rsidRPr="0001513A">
        <w:t xml:space="preserve">afferent </w:t>
      </w:r>
      <w:r w:rsidR="003E14BD" w:rsidRPr="0001513A">
        <w:t xml:space="preserve">auditory and visual signals </w:t>
      </w:r>
      <w:r w:rsidR="009629DA" w:rsidRPr="0001513A">
        <w:t xml:space="preserve">encompasses different neuroanatomical </w:t>
      </w:r>
      <w:r w:rsidR="002A4566" w:rsidRPr="0001513A">
        <w:t xml:space="preserve">regions, </w:t>
      </w:r>
      <w:r w:rsidR="00CD3BE6" w:rsidRPr="0001513A">
        <w:t>it</w:t>
      </w:r>
      <w:r w:rsidR="0077733A" w:rsidRPr="0001513A">
        <w:t xml:space="preserve"> seems</w:t>
      </w:r>
      <w:r w:rsidR="00CD3BE6" w:rsidRPr="0001513A">
        <w:t xml:space="preserve"> </w:t>
      </w:r>
      <w:r w:rsidR="004203AD" w:rsidRPr="0001513A">
        <w:t>questionable</w:t>
      </w:r>
      <w:r w:rsidR="00CD3BE6" w:rsidRPr="0001513A">
        <w:t xml:space="preserve"> that </w:t>
      </w:r>
      <w:r w:rsidR="0077733A" w:rsidRPr="0001513A">
        <w:t>specific</w:t>
      </w:r>
      <w:r w:rsidR="00CD3BE6" w:rsidRPr="0001513A">
        <w:t xml:space="preserve"> </w:t>
      </w:r>
      <w:r w:rsidR="0077733A" w:rsidRPr="0001513A">
        <w:t xml:space="preserve">sensory networks </w:t>
      </w:r>
      <w:r w:rsidR="004203AD" w:rsidRPr="0001513A">
        <w:t>exert a</w:t>
      </w:r>
      <w:r w:rsidR="00AD6C37" w:rsidRPr="0001513A">
        <w:t xml:space="preserve"> direct</w:t>
      </w:r>
      <w:r w:rsidR="004203AD" w:rsidRPr="0001513A">
        <w:t xml:space="preserve"> </w:t>
      </w:r>
      <w:r w:rsidR="00AD6C37" w:rsidRPr="0001513A">
        <w:t>tremor modulating effect</w:t>
      </w:r>
      <w:r w:rsidR="00BB079C" w:rsidRPr="0001513A">
        <w:t xml:space="preserve">. </w:t>
      </w:r>
      <w:moveFromRangeStart w:id="402" w:author="Jos Becktepe" w:date="2023-03-27T21:00:00Z" w:name="move130843244"/>
      <w:moveFrom w:id="403" w:author="Jos Becktepe" w:date="2023-03-27T21:00:00Z">
        <w:r w:rsidR="00054C03" w:rsidRPr="0001513A" w:rsidDel="005842E0">
          <w:t xml:space="preserve">We used pupil diameter </w:t>
        </w:r>
        <w:r w:rsidR="00747CAD" w:rsidRPr="0001513A" w:rsidDel="005842E0">
          <w:t xml:space="preserve">as a marker for </w:t>
        </w:r>
        <w:r w:rsidR="00E67ADF" w:rsidRPr="0001513A" w:rsidDel="005842E0">
          <w:t xml:space="preserve">cognitive arousal and found an increase of pupil dilation during the enhanced feedback trials, independently of the type of sensory feedback. </w:t>
        </w:r>
        <w:r w:rsidR="00211116" w:rsidRPr="0001513A" w:rsidDel="005842E0">
          <w:t xml:space="preserve">These findings cannot be explained by </w:t>
        </w:r>
        <w:r w:rsidR="00C459BE" w:rsidRPr="0001513A" w:rsidDel="005842E0">
          <w:t xml:space="preserve">a </w:t>
        </w:r>
        <w:r w:rsidR="00D65302" w:rsidRPr="0001513A" w:rsidDel="005842E0">
          <w:t xml:space="preserve">direct pupil size </w:t>
        </w:r>
        <w:r w:rsidR="00C459BE" w:rsidRPr="0001513A" w:rsidDel="005842E0">
          <w:t xml:space="preserve">modulation </w:t>
        </w:r>
        <w:r w:rsidR="00F25D1C" w:rsidRPr="0001513A" w:rsidDel="005842E0">
          <w:t>due to the visual signal</w:t>
        </w:r>
        <w:r w:rsidR="00E55A2A" w:rsidRPr="0001513A" w:rsidDel="005842E0">
          <w:t xml:space="preserve"> / differen</w:t>
        </w:r>
        <w:r w:rsidR="00731178" w:rsidRPr="0001513A" w:rsidDel="005842E0">
          <w:t xml:space="preserve">ces in the </w:t>
        </w:r>
        <w:r w:rsidR="00076A94" w:rsidRPr="0001513A" w:rsidDel="005842E0">
          <w:t>lightning since</w:t>
        </w:r>
        <w:r w:rsidR="00F25D1C" w:rsidRPr="0001513A" w:rsidDel="005842E0">
          <w:t xml:space="preserve"> there was no change </w:t>
        </w:r>
        <w:r w:rsidR="00E55A2A" w:rsidRPr="0001513A" w:rsidDel="005842E0">
          <w:t xml:space="preserve">of the </w:t>
        </w:r>
        <w:r w:rsidR="00441307" w:rsidRPr="0001513A" w:rsidDel="005842E0">
          <w:t xml:space="preserve">visual input during the auditory feedback trials. </w:t>
        </w:r>
        <w:r w:rsidR="00B60361" w:rsidRPr="0001513A" w:rsidDel="005842E0">
          <w:t xml:space="preserve">It´s rather </w:t>
        </w:r>
        <w:r w:rsidR="008263A1" w:rsidRPr="0001513A" w:rsidDel="005842E0">
          <w:t xml:space="preserve">probable, that the pupil dilation reflects </w:t>
        </w:r>
        <w:r w:rsidR="00D64135" w:rsidRPr="0001513A" w:rsidDel="005842E0">
          <w:t>an increased cognitive arousal</w:t>
        </w:r>
        <w:r w:rsidR="003A469A" w:rsidRPr="0001513A" w:rsidDel="005842E0">
          <w:t xml:space="preserve"> </w:t>
        </w:r>
        <w:r w:rsidR="00541C2B" w:rsidRPr="0001513A" w:rsidDel="005842E0">
          <w:t>(</w:t>
        </w:r>
        <w:r w:rsidR="00212841" w:rsidRPr="0001513A" w:rsidDel="005842E0">
          <w:t>or physical</w:t>
        </w:r>
        <w:r w:rsidR="003A469A" w:rsidRPr="0001513A" w:rsidDel="005842E0">
          <w:t xml:space="preserve"> effort</w:t>
        </w:r>
        <w:r w:rsidR="00541C2B" w:rsidRPr="0001513A" w:rsidDel="005842E0">
          <w:t>)</w:t>
        </w:r>
        <w:r w:rsidR="00D64135" w:rsidRPr="0001513A" w:rsidDel="005842E0">
          <w:t xml:space="preserve"> during the </w:t>
        </w:r>
        <w:r w:rsidR="007C5087" w:rsidRPr="0001513A" w:rsidDel="005842E0">
          <w:t>large-scale</w:t>
        </w:r>
        <w:r w:rsidR="00D64135" w:rsidRPr="0001513A" w:rsidDel="005842E0">
          <w:t xml:space="preserve"> feedback trials</w:t>
        </w:r>
        <w:r w:rsidR="00BE0A61" w:rsidRPr="0001513A" w:rsidDel="005842E0">
          <w:t xml:space="preserve">. </w:t>
        </w:r>
        <w:r w:rsidR="00897B53" w:rsidRPr="0001513A" w:rsidDel="005842E0">
          <w:t>P</w:t>
        </w:r>
        <w:r w:rsidR="000D5B0F" w:rsidRPr="0001513A" w:rsidDel="005842E0">
          <w:t xml:space="preserve">upil size coincides with cognitive arousal and the task evoked pupillary response </w:t>
        </w:r>
        <w:r w:rsidR="004966D2" w:rsidRPr="0001513A" w:rsidDel="005842E0">
          <w:t xml:space="preserve">is </w:t>
        </w:r>
        <w:r w:rsidR="007C5087" w:rsidRPr="0001513A" w:rsidDel="005842E0">
          <w:t>known to reflect</w:t>
        </w:r>
        <w:r w:rsidR="000D5B0F" w:rsidRPr="0001513A" w:rsidDel="005842E0">
          <w:t xml:space="preserve"> the mental</w:t>
        </w:r>
        <w:r w:rsidR="00782B5D" w:rsidRPr="0001513A" w:rsidDel="005842E0">
          <w:t xml:space="preserve"> effort</w:t>
        </w:r>
        <w:r w:rsidR="00C42F15" w:rsidRPr="0001513A" w:rsidDel="005842E0">
          <w:t xml:space="preserve"> to perform the task</w:t>
        </w:r>
        <w:r w:rsidR="00447711" w:rsidRPr="0001513A" w:rsidDel="005842E0">
          <w:fldChar w:fldCharType="begin"/>
        </w:r>
        <w:r w:rsidR="00447711" w:rsidRPr="0001513A" w:rsidDel="005842E0">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447711" w:rsidRPr="0001513A" w:rsidDel="005842E0">
          <w:fldChar w:fldCharType="separate"/>
        </w:r>
        <w:r w:rsidR="00447711" w:rsidRPr="0001513A" w:rsidDel="005842E0">
          <w:t>(Beatty 1982)</w:t>
        </w:r>
        <w:r w:rsidR="00447711" w:rsidRPr="0001513A" w:rsidDel="005842E0">
          <w:fldChar w:fldCharType="end"/>
        </w:r>
        <w:r w:rsidR="004058B0" w:rsidRPr="0001513A" w:rsidDel="005842E0">
          <w:t>, which</w:t>
        </w:r>
        <w:r w:rsidR="001A156E" w:rsidRPr="0001513A" w:rsidDel="005842E0">
          <w:t xml:space="preserve"> was also shown in ET patients.</w:t>
        </w:r>
        <w:r w:rsidR="00AC062A" w:rsidRPr="0001513A" w:rsidDel="005842E0">
          <w:fldChar w:fldCharType="begin"/>
        </w:r>
        <w:r w:rsidR="00AC062A" w:rsidRPr="0001513A" w:rsidDel="005842E0">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AC062A" w:rsidRPr="0001513A" w:rsidDel="005842E0">
          <w:fldChar w:fldCharType="separate"/>
        </w:r>
        <w:r w:rsidR="00AC062A" w:rsidRPr="0001513A" w:rsidDel="005842E0">
          <w:t>(Becktepe, Govert et al. 2019)</w:t>
        </w:r>
        <w:r w:rsidR="00AC062A" w:rsidRPr="0001513A" w:rsidDel="005842E0">
          <w:fldChar w:fldCharType="end"/>
        </w:r>
        <w:r w:rsidR="00C42F15" w:rsidRPr="0001513A" w:rsidDel="005842E0">
          <w:t xml:space="preserve"> ﻿Apart from mental effort</w:t>
        </w:r>
        <w:r w:rsidR="002463EE" w:rsidRPr="0001513A" w:rsidDel="005842E0">
          <w:t xml:space="preserve">, </w:t>
        </w:r>
        <w:r w:rsidR="00C42F15" w:rsidRPr="0001513A" w:rsidDel="005842E0">
          <w:t xml:space="preserve">pupil diameter </w:t>
        </w:r>
        <w:r w:rsidR="00417986" w:rsidRPr="0001513A" w:rsidDel="005842E0">
          <w:t xml:space="preserve">also </w:t>
        </w:r>
        <w:r w:rsidR="00C42F15" w:rsidRPr="0001513A" w:rsidDel="005842E0">
          <w:t>increase</w:t>
        </w:r>
        <w:r w:rsidR="00417986" w:rsidRPr="0001513A" w:rsidDel="005842E0">
          <w:t>s</w:t>
        </w:r>
        <w:r w:rsidR="00C42F15" w:rsidRPr="0001513A" w:rsidDel="005842E0">
          <w:t xml:space="preserve"> during physical effort</w:t>
        </w:r>
        <w:r w:rsidR="00AF4B2D" w:rsidRPr="0001513A" w:rsidDel="005842E0">
          <w:t xml:space="preserve">, thereby </w:t>
        </w:r>
        <w:r w:rsidR="00C42F15" w:rsidRPr="0001513A" w:rsidDel="005842E0">
          <w:t>reflect</w:t>
        </w:r>
        <w:r w:rsidR="00AF4B2D" w:rsidRPr="0001513A" w:rsidDel="005842E0">
          <w:t>ing</w:t>
        </w:r>
        <w:r w:rsidR="00C42F15" w:rsidRPr="0001513A" w:rsidDel="005842E0">
          <w:t xml:space="preserve"> not only the actual intensity of the </w:t>
        </w:r>
        <w:r w:rsidR="00AF4B2D" w:rsidRPr="0001513A" w:rsidDel="005842E0">
          <w:t>physical</w:t>
        </w:r>
        <w:r w:rsidR="0095700D" w:rsidRPr="0001513A" w:rsidDel="005842E0">
          <w:t xml:space="preserve"> activity</w:t>
        </w:r>
        <w:r w:rsidR="00C42F15" w:rsidRPr="0001513A" w:rsidDel="005842E0">
          <w:t xml:space="preserve"> but also the </w:t>
        </w:r>
        <w:r w:rsidR="0095700D" w:rsidRPr="0001513A" w:rsidDel="005842E0">
          <w:t>individual</w:t>
        </w:r>
        <w:r w:rsidR="00C42F15" w:rsidRPr="0001513A" w:rsidDel="005842E0">
          <w:t xml:space="preserve"> perception</w:t>
        </w:r>
        <w:r w:rsidR="0095700D" w:rsidRPr="0001513A" w:rsidDel="005842E0">
          <w:t xml:space="preserve"> </w:t>
        </w:r>
        <w:r w:rsidR="00C42F15" w:rsidRPr="0001513A" w:rsidDel="005842E0">
          <w:t xml:space="preserve">of the effort. </w:t>
        </w:r>
        <w:r w:rsidR="00853A0C" w:rsidRPr="0001513A" w:rsidDel="005842E0">
          <w:fldChar w:fldCharType="begin"/>
        </w:r>
        <w:r w:rsidR="00853A0C" w:rsidRPr="0001513A" w:rsidDel="005842E0">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853A0C" w:rsidRPr="0001513A" w:rsidDel="005842E0">
          <w:fldChar w:fldCharType="separate"/>
        </w:r>
        <w:r w:rsidR="00853A0C" w:rsidRPr="0001513A" w:rsidDel="005842E0">
          <w:t>(Zenon, Sidibe et al. 2014)</w:t>
        </w:r>
        <w:r w:rsidR="00853A0C" w:rsidRPr="0001513A" w:rsidDel="005842E0">
          <w:fldChar w:fldCharType="end"/>
        </w:r>
        <w:r w:rsidR="006B4B96" w:rsidRPr="0001513A" w:rsidDel="005842E0">
          <w:t xml:space="preserve"> </w:t>
        </w:r>
        <w:r w:rsidR="00AB7CAA" w:rsidRPr="0001513A" w:rsidDel="005842E0">
          <w:t>In summary,</w:t>
        </w:r>
        <w:r w:rsidR="006B4B96" w:rsidRPr="0001513A" w:rsidDel="005842E0">
          <w:t xml:space="preserve"> pupil size </w:t>
        </w:r>
        <w:r w:rsidR="00AB7CAA" w:rsidRPr="0001513A" w:rsidDel="005842E0">
          <w:t>mirrors</w:t>
        </w:r>
        <w:r w:rsidR="006B4B96" w:rsidRPr="0001513A" w:rsidDel="005842E0">
          <w:t xml:space="preserve"> the level of </w:t>
        </w:r>
        <w:r w:rsidR="00125E12" w:rsidRPr="0001513A" w:rsidDel="005842E0">
          <w:t>effort</w:t>
        </w:r>
        <w:r w:rsidR="0048069B" w:rsidRPr="0001513A" w:rsidDel="005842E0">
          <w:t>,</w:t>
        </w:r>
        <w:r w:rsidR="006B4B96" w:rsidRPr="0001513A" w:rsidDel="005842E0">
          <w:t xml:space="preserve"> </w:t>
        </w:r>
        <w:r w:rsidR="001F5C33" w:rsidRPr="0001513A" w:rsidDel="005842E0">
          <w:t xml:space="preserve">which is </w:t>
        </w:r>
        <w:r w:rsidR="006B4B96" w:rsidRPr="0001513A" w:rsidDel="005842E0">
          <w:t>invested in</w:t>
        </w:r>
        <w:r w:rsidR="001F5C33" w:rsidRPr="0001513A" w:rsidDel="005842E0">
          <w:t xml:space="preserve"> </w:t>
        </w:r>
        <w:r w:rsidR="006B4B96" w:rsidRPr="0001513A" w:rsidDel="005842E0">
          <w:t>a task, irrespective of whether it is physical or mental.</w:t>
        </w:r>
        <w:r w:rsidR="00B60361" w:rsidRPr="0001513A" w:rsidDel="005842E0">
          <w:t xml:space="preserve"> </w:t>
        </w:r>
        <w:r w:rsidR="0003647A" w:rsidRPr="0001513A" w:rsidDel="005842E0">
          <w:t xml:space="preserve">Therefore, we hypothesize that tremor patients </w:t>
        </w:r>
        <w:r w:rsidR="00D77105" w:rsidRPr="0001513A" w:rsidDel="005842E0">
          <w:t xml:space="preserve">perceived a higher effort </w:t>
        </w:r>
        <w:r w:rsidR="00745536" w:rsidRPr="0001513A" w:rsidDel="005842E0">
          <w:t>during</w:t>
        </w:r>
        <w:r w:rsidR="00D77105" w:rsidRPr="0001513A" w:rsidDel="005842E0">
          <w:t xml:space="preserve"> the </w:t>
        </w:r>
        <w:r w:rsidR="008D62D6" w:rsidRPr="0001513A" w:rsidDel="005842E0">
          <w:t>large-scale</w:t>
        </w:r>
        <w:r w:rsidR="00D77105" w:rsidRPr="0001513A" w:rsidDel="005842E0">
          <w:t xml:space="preserve"> feedback tasks</w:t>
        </w:r>
        <w:r w:rsidR="00435DD6" w:rsidRPr="0001513A" w:rsidDel="005842E0">
          <w:t xml:space="preserve">, reflected by the larger pupil </w:t>
        </w:r>
        <w:r w:rsidR="00374DA1" w:rsidRPr="0001513A" w:rsidDel="005842E0">
          <w:t>diameter</w:t>
        </w:r>
        <w:r w:rsidR="00A26EFF" w:rsidRPr="0001513A" w:rsidDel="005842E0">
          <w:t>.</w:t>
        </w:r>
        <w:r w:rsidR="00DE57DC" w:rsidRPr="0001513A" w:rsidDel="005842E0">
          <w:t xml:space="preserve"> </w:t>
        </w:r>
        <w:r w:rsidR="00B04B7A" w:rsidRPr="0001513A" w:rsidDel="005842E0">
          <w:t>We hypothesi</w:t>
        </w:r>
        <w:r w:rsidR="001422EC" w:rsidRPr="0001513A" w:rsidDel="005842E0">
          <w:t>ze, that</w:t>
        </w:r>
        <w:r w:rsidR="00DE57DC" w:rsidRPr="0001513A" w:rsidDel="005842E0">
          <w:t xml:space="preserve"> </w:t>
        </w:r>
        <w:r w:rsidR="00235B1B" w:rsidRPr="0001513A" w:rsidDel="005842E0">
          <w:t xml:space="preserve">the </w:t>
        </w:r>
        <w:r w:rsidR="001422EC" w:rsidRPr="0001513A" w:rsidDel="005842E0">
          <w:t xml:space="preserve">subjectively </w:t>
        </w:r>
        <w:r w:rsidR="00235B1B" w:rsidRPr="0001513A" w:rsidDel="005842E0">
          <w:t>perceived effort</w:t>
        </w:r>
        <w:r w:rsidR="00C23356" w:rsidRPr="0001513A" w:rsidDel="005842E0">
          <w:t xml:space="preserve"> itself </w:t>
        </w:r>
        <w:r w:rsidR="001E1C27" w:rsidRPr="0001513A" w:rsidDel="005842E0">
          <w:t>exerts</w:t>
        </w:r>
        <w:r w:rsidR="00EF7378" w:rsidRPr="0001513A" w:rsidDel="005842E0">
          <w:t xml:space="preserve"> a modulatory role on </w:t>
        </w:r>
        <w:r w:rsidR="00A534B6" w:rsidRPr="0001513A" w:rsidDel="005842E0">
          <w:t xml:space="preserve">target force </w:t>
        </w:r>
        <w:r w:rsidR="00EF7378" w:rsidRPr="0001513A" w:rsidDel="005842E0">
          <w:t>tremor amplitude.</w:t>
        </w:r>
        <w:r w:rsidR="00A534B6" w:rsidRPr="0001513A" w:rsidDel="005842E0">
          <w:t xml:space="preserve"> </w:t>
        </w:r>
      </w:moveFrom>
      <w:moveFromRangeEnd w:id="402"/>
    </w:p>
    <w:p w14:paraId="33479D0B" w14:textId="4016DD9D" w:rsidR="00E8766D" w:rsidRDefault="00E8766D" w:rsidP="0001513A">
      <w:pPr>
        <w:pStyle w:val="MainText"/>
      </w:pPr>
      <w:r w:rsidRPr="0001513A">
        <w:t xml:space="preserve">Recently, a modulatory role of </w:t>
      </w:r>
      <w:r w:rsidR="00800245" w:rsidRPr="0001513A">
        <w:t>cognitive effort</w:t>
      </w:r>
      <w:r w:rsidR="00E67686" w:rsidRPr="0001513A">
        <w:t xml:space="preserve"> during a serial seven task</w:t>
      </w:r>
      <w:r w:rsidRPr="0001513A">
        <w:t>, as measured by a coincident pupillary dilation, onto the rest tremor network of Parkinson´s disease was</w:t>
      </w:r>
      <w:r w:rsidRPr="00E8766D">
        <w:t xml:space="preserve"> shown.</w:t>
      </w:r>
      <w:r w:rsidRPr="00E8766D">
        <w:fldChar w:fldCharType="begin"/>
      </w:r>
      <w:r w:rsidRPr="00E8766D">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fldChar w:fldCharType="separate"/>
      </w:r>
      <w:r w:rsidRPr="00E8766D">
        <w:t>(</w:t>
      </w:r>
      <w:proofErr w:type="spellStart"/>
      <w:r w:rsidRPr="00E8766D">
        <w:t>Dirkx</w:t>
      </w:r>
      <w:proofErr w:type="spellEnd"/>
      <w:r w:rsidRPr="00E8766D">
        <w:t>, Zach et al. 2020)</w:t>
      </w:r>
      <w:r w:rsidRPr="00E8766D">
        <w:fldChar w:fldCharType="end"/>
      </w:r>
      <w:r w:rsidRPr="00E8766D">
        <w:t xml:space="preserve"> This effect </w:t>
      </w:r>
      <w:r w:rsidR="002C21B3">
        <w:t>was</w:t>
      </w:r>
      <w:r w:rsidRPr="00E8766D">
        <w:t xml:space="preserve"> most likely exerted by direct bottom-up noradrenergic influences onto the thalamus and indirectly by top-down cognitive influences onto the </w:t>
      </w:r>
      <w:proofErr w:type="spellStart"/>
      <w:r w:rsidRPr="00E8766D">
        <w:t>cerebello</w:t>
      </w:r>
      <w:proofErr w:type="spellEnd"/>
      <w:r w:rsidRPr="00E8766D">
        <w:t>-</w:t>
      </w:r>
      <w:proofErr w:type="spellStart"/>
      <w:r w:rsidRPr="00E8766D">
        <w:t>thalamo</w:t>
      </w:r>
      <w:proofErr w:type="spellEnd"/>
      <w:r w:rsidRPr="00E8766D">
        <w:t xml:space="preserve">-cortical circuit. Since the thalamus is a key node not </w:t>
      </w:r>
      <w:r w:rsidRPr="0001513A">
        <w:t xml:space="preserve">only within the PD resting tremor network but also </w:t>
      </w:r>
      <w:ins w:id="404" w:author="Jos Becktepe" w:date="2023-03-28T10:05:00Z">
        <w:r w:rsidR="003B6987">
          <w:t xml:space="preserve">the </w:t>
        </w:r>
      </w:ins>
      <w:r w:rsidRPr="0001513A">
        <w:t>action tremor network</w:t>
      </w:r>
      <w:ins w:id="405" w:author="Jos Becktepe" w:date="2023-03-28T10:05:00Z">
        <w:r w:rsidR="003B6987">
          <w:t xml:space="preserve"> in ET</w:t>
        </w:r>
      </w:ins>
      <w:del w:id="406" w:author="Jos Becktepe" w:date="2023-03-28T10:05:00Z">
        <w:r w:rsidRPr="0001513A" w:rsidDel="003B6987">
          <w:delText>s</w:delText>
        </w:r>
      </w:del>
      <w:r w:rsidRPr="0001513A">
        <w:t xml:space="preserve"> as well, an amplification of action tremor by ascending noradrenergic systems seems </w:t>
      </w:r>
      <w:r w:rsidRPr="0001513A">
        <w:lastRenderedPageBreak/>
        <w:t>likely. Enhanced feedback</w:t>
      </w:r>
      <w:r w:rsidR="00737E74" w:rsidRPr="0001513A">
        <w:t xml:space="preserve"> of any </w:t>
      </w:r>
      <w:r w:rsidR="00A76F8C" w:rsidRPr="0001513A">
        <w:t>sensory quality</w:t>
      </w:r>
      <w:r w:rsidRPr="0001513A">
        <w:t xml:space="preserve"> during target driven </w:t>
      </w:r>
      <w:r w:rsidR="0046330C" w:rsidRPr="0001513A">
        <w:t>physical tasks</w:t>
      </w:r>
      <w:r w:rsidRPr="0001513A">
        <w:t xml:space="preserve"> might </w:t>
      </w:r>
      <w:ins w:id="407" w:author="Jos Becktepe" w:date="2023-03-28T10:06:00Z">
        <w:r w:rsidR="00950688">
          <w:t>increase the arousal</w:t>
        </w:r>
        <w:r w:rsidR="00D075FE">
          <w:t>/percei</w:t>
        </w:r>
      </w:ins>
      <w:ins w:id="408" w:author="Jos Becktepe" w:date="2023-03-28T10:07:00Z">
        <w:r w:rsidR="00D075FE">
          <w:t>ved effort</w:t>
        </w:r>
      </w:ins>
      <w:ins w:id="409" w:author="Jos Becktepe" w:date="2023-03-28T10:06:00Z">
        <w:r w:rsidR="00950688">
          <w:t xml:space="preserve"> level</w:t>
        </w:r>
      </w:ins>
      <w:del w:id="410" w:author="Jos Becktepe" w:date="2023-03-28T10:06:00Z">
        <w:r w:rsidRPr="0001513A" w:rsidDel="00950688">
          <w:delText xml:space="preserve">cause </w:delText>
        </w:r>
        <w:r w:rsidR="000966A3" w:rsidDel="00950688">
          <w:tab/>
        </w:r>
      </w:del>
      <w:r w:rsidRPr="0001513A">
        <w:t xml:space="preserve"> and thereby </w:t>
      </w:r>
      <w:r w:rsidR="004C1610" w:rsidRPr="0001513A">
        <w:t xml:space="preserve">activate the ascending noradrenergic </w:t>
      </w:r>
      <w:r w:rsidR="00772F13" w:rsidRPr="0001513A">
        <w:t>system</w:t>
      </w:r>
      <w:r w:rsidR="00C90926" w:rsidRPr="0001513A">
        <w:t>, with the locus coeruleus (LC) as main effector</w:t>
      </w:r>
      <w:r w:rsidR="00772F13" w:rsidRPr="0001513A">
        <w:t xml:space="preserve">. Recent neuroimaging studies have </w:t>
      </w:r>
      <w:r w:rsidR="009C437D" w:rsidRPr="0001513A">
        <w:t xml:space="preserve">confirmed </w:t>
      </w:r>
      <w:r w:rsidR="00C90926" w:rsidRPr="0001513A">
        <w:t xml:space="preserve">a close relationship between the </w:t>
      </w:r>
      <w:r w:rsidR="005D7615" w:rsidRPr="0001513A">
        <w:t xml:space="preserve">LC and </w:t>
      </w:r>
      <w:r w:rsidR="004802A4" w:rsidRPr="0001513A">
        <w:t>bilateral</w:t>
      </w:r>
      <w:r w:rsidR="003D1B5B">
        <w:t xml:space="preserve"> </w:t>
      </w:r>
      <w:r w:rsidR="000932EC" w:rsidRPr="0001513A">
        <w:t>t</w:t>
      </w:r>
      <w:r w:rsidR="004802A4" w:rsidRPr="0001513A">
        <w:t>halamus</w:t>
      </w:r>
      <w:r w:rsidR="00AA55FF" w:rsidRPr="0001513A">
        <w:t xml:space="preserve"> and the </w:t>
      </w:r>
      <w:r w:rsidR="004802A4" w:rsidRPr="0001513A">
        <w:t>cerebellum</w:t>
      </w:r>
      <w:r w:rsidR="00AA55FF" w:rsidRPr="0001513A">
        <w:t>, both key regions within the action tremor network.</w:t>
      </w:r>
      <w:r w:rsidR="00FC1A4C" w:rsidRPr="0001513A">
        <w:fldChar w:fldCharType="begin"/>
      </w:r>
      <w:r w:rsidR="00FC1A4C" w:rsidRPr="0001513A">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00FC1A4C" w:rsidRPr="0001513A">
        <w:fldChar w:fldCharType="separate"/>
      </w:r>
      <w:r w:rsidR="00FC1A4C" w:rsidRPr="0001513A">
        <w:t>(Liebe, Kaufmann et al. 2020)</w:t>
      </w:r>
      <w:r w:rsidR="00FC1A4C" w:rsidRPr="0001513A">
        <w:fldChar w:fldCharType="end"/>
      </w:r>
      <w:r w:rsidR="005D7615" w:rsidRPr="0001513A">
        <w:t xml:space="preserve"> </w:t>
      </w:r>
      <w:r w:rsidR="00CE4277" w:rsidRPr="0001513A">
        <w:t>Therefore, cognitive arousal/perceived effort during motor tasks</w:t>
      </w:r>
      <w:r w:rsidR="00DD3276" w:rsidRPr="0001513A">
        <w:t xml:space="preserve">, </w:t>
      </w:r>
      <w:r w:rsidR="002D3CCA" w:rsidRPr="0001513A">
        <w:t>induced</w:t>
      </w:r>
      <w:r w:rsidR="00D07AD2" w:rsidRPr="0001513A">
        <w:t xml:space="preserve"> by enhanced sensory feedback of any quality, </w:t>
      </w:r>
      <w:r w:rsidR="0011255E" w:rsidRPr="0001513A">
        <w:t xml:space="preserve">might </w:t>
      </w:r>
      <w:r w:rsidR="002D3CCA" w:rsidRPr="0001513A">
        <w:t xml:space="preserve">activate the LC-noradrenergic system and thereby </w:t>
      </w:r>
      <w:r w:rsidR="002B3CA6" w:rsidRPr="0001513A">
        <w:t xml:space="preserve">mediate an </w:t>
      </w:r>
      <w:r w:rsidR="0095470B" w:rsidRPr="0001513A">
        <w:t xml:space="preserve">amplification of action tremor amplitude </w:t>
      </w:r>
      <w:del w:id="411" w:author="Jos Becktepe" w:date="2023-03-28T10:07:00Z">
        <w:r w:rsidR="0095470B" w:rsidRPr="0001513A" w:rsidDel="00CF4BE1">
          <w:delText xml:space="preserve">by </w:delText>
        </w:r>
      </w:del>
      <w:ins w:id="412" w:author="Jos Becktepe" w:date="2023-03-28T10:07:00Z">
        <w:r w:rsidR="00CF4BE1">
          <w:t>via</w:t>
        </w:r>
        <w:r w:rsidR="00CF4BE1" w:rsidRPr="0001513A">
          <w:t xml:space="preserve"> </w:t>
        </w:r>
      </w:ins>
      <w:r w:rsidR="004D1CE6" w:rsidRPr="0001513A">
        <w:t>thalamic and cerebellar projections of the LC</w:t>
      </w:r>
      <w:r w:rsidR="008474AF" w:rsidRPr="0001513A">
        <w:t>.</w:t>
      </w:r>
    </w:p>
    <w:p w14:paraId="66287888" w14:textId="5E532E2F" w:rsidR="005E11F1" w:rsidDel="00AC0C23" w:rsidRDefault="00052BFB" w:rsidP="005E11F1">
      <w:pPr>
        <w:pStyle w:val="Heading1"/>
        <w:rPr>
          <w:del w:id="413" w:author="Jos Becktepe" w:date="2023-03-29T16:25:00Z"/>
          <w:rFonts w:ascii="STIX Two Text" w:eastAsiaTheme="minorEastAsia" w:hAnsi="STIX Two Text" w:cs="Arial"/>
          <w:b w:val="0"/>
          <w:bCs w:val="0"/>
          <w:color w:val="000000" w:themeColor="text1"/>
          <w:kern w:val="0"/>
          <w:sz w:val="20"/>
          <w:lang w:val="en-GB"/>
        </w:rPr>
      </w:pPr>
      <w:ins w:id="414" w:author="Jos Becktepe" w:date="2023-03-29T16:18:00Z">
        <w:r>
          <w:rPr>
            <w:rFonts w:ascii="STIX Two Text" w:eastAsiaTheme="minorEastAsia" w:hAnsi="STIX Two Text" w:cs="Arial"/>
            <w:b w:val="0"/>
            <w:bCs w:val="0"/>
            <w:color w:val="000000" w:themeColor="text1"/>
            <w:kern w:val="0"/>
            <w:sz w:val="20"/>
            <w:lang w:val="en-GB"/>
          </w:rPr>
          <w:t xml:space="preserve">Another explanation </w:t>
        </w:r>
      </w:ins>
      <w:ins w:id="415" w:author="Jos Becktepe" w:date="2023-03-29T16:22:00Z">
        <w:r w:rsidR="00854033">
          <w:rPr>
            <w:rFonts w:ascii="STIX Two Text" w:eastAsiaTheme="minorEastAsia" w:hAnsi="STIX Two Text" w:cs="Arial"/>
            <w:b w:val="0"/>
            <w:bCs w:val="0"/>
            <w:color w:val="000000" w:themeColor="text1"/>
            <w:kern w:val="0"/>
            <w:sz w:val="20"/>
            <w:lang w:val="en-GB"/>
          </w:rPr>
          <w:t xml:space="preserve">for sensory feedback dependent tremor modulation </w:t>
        </w:r>
        <w:r w:rsidR="00A814C5">
          <w:rPr>
            <w:rFonts w:ascii="STIX Two Text" w:eastAsiaTheme="minorEastAsia" w:hAnsi="STIX Two Text" w:cs="Arial"/>
            <w:b w:val="0"/>
            <w:bCs w:val="0"/>
            <w:color w:val="000000" w:themeColor="text1"/>
            <w:kern w:val="0"/>
            <w:sz w:val="20"/>
            <w:lang w:val="en-GB"/>
          </w:rPr>
          <w:t xml:space="preserve">could </w:t>
        </w:r>
      </w:ins>
      <w:ins w:id="416" w:author="Jos Becktepe" w:date="2023-03-29T16:23:00Z">
        <w:r w:rsidR="00A814C5">
          <w:rPr>
            <w:rFonts w:ascii="STIX Two Text" w:eastAsiaTheme="minorEastAsia" w:hAnsi="STIX Two Text" w:cs="Arial"/>
            <w:b w:val="0"/>
            <w:bCs w:val="0"/>
            <w:color w:val="000000" w:themeColor="text1"/>
            <w:kern w:val="0"/>
            <w:sz w:val="20"/>
            <w:lang w:val="en-GB"/>
          </w:rPr>
          <w:t>encompass the interaction between</w:t>
        </w:r>
        <w:r w:rsidR="00BE638C">
          <w:rPr>
            <w:rFonts w:ascii="STIX Two Text" w:eastAsiaTheme="minorEastAsia" w:hAnsi="STIX Two Text" w:cs="Arial"/>
            <w:b w:val="0"/>
            <w:bCs w:val="0"/>
            <w:color w:val="000000" w:themeColor="text1"/>
            <w:kern w:val="0"/>
            <w:sz w:val="20"/>
            <w:lang w:val="en-GB"/>
          </w:rPr>
          <w:t xml:space="preserve"> somatosensory cortex</w:t>
        </w:r>
        <w:r w:rsidR="00C30A01">
          <w:rPr>
            <w:rFonts w:ascii="STIX Two Text" w:eastAsiaTheme="minorEastAsia" w:hAnsi="STIX Two Text" w:cs="Arial"/>
            <w:b w:val="0"/>
            <w:bCs w:val="0"/>
            <w:color w:val="000000" w:themeColor="text1"/>
            <w:kern w:val="0"/>
            <w:sz w:val="20"/>
            <w:lang w:val="en-GB"/>
          </w:rPr>
          <w:t xml:space="preserve"> (S1)</w:t>
        </w:r>
        <w:r w:rsidR="00BE638C">
          <w:rPr>
            <w:rFonts w:ascii="STIX Two Text" w:eastAsiaTheme="minorEastAsia" w:hAnsi="STIX Two Text" w:cs="Arial"/>
            <w:b w:val="0"/>
            <w:bCs w:val="0"/>
            <w:color w:val="000000" w:themeColor="text1"/>
            <w:kern w:val="0"/>
            <w:sz w:val="20"/>
            <w:lang w:val="en-GB"/>
          </w:rPr>
          <w:t xml:space="preserve"> and</w:t>
        </w:r>
      </w:ins>
      <w:ins w:id="417" w:author="Jos Becktepe" w:date="2023-03-29T16:19:00Z">
        <w:r w:rsidR="00A15651">
          <w:rPr>
            <w:rFonts w:ascii="STIX Two Text" w:eastAsiaTheme="minorEastAsia" w:hAnsi="STIX Two Text" w:cs="Arial"/>
            <w:b w:val="0"/>
            <w:bCs w:val="0"/>
            <w:color w:val="000000" w:themeColor="text1"/>
            <w:kern w:val="0"/>
            <w:sz w:val="20"/>
            <w:lang w:val="en-GB"/>
          </w:rPr>
          <w:t xml:space="preserve"> </w:t>
        </w:r>
      </w:ins>
      <w:del w:id="418" w:author="Jos Becktepe" w:date="2023-03-29T16:18:00Z">
        <w:r w:rsidR="005E11F1" w:rsidRPr="005E11F1" w:rsidDel="00255A3E">
          <w:rPr>
            <w:rFonts w:ascii="STIX Two Text" w:eastAsiaTheme="minorEastAsia" w:hAnsi="STIX Two Text" w:cs="Arial"/>
            <w:b w:val="0"/>
            <w:bCs w:val="0"/>
            <w:color w:val="000000" w:themeColor="text1"/>
            <w:kern w:val="0"/>
            <w:sz w:val="20"/>
            <w:lang w:val="en-GB"/>
          </w:rPr>
          <w:delText xml:space="preserve">Versteeg and colleagues propose that </w:delText>
        </w:r>
      </w:del>
      <w:r w:rsidR="005E11F1" w:rsidRPr="005E11F1">
        <w:rPr>
          <w:rFonts w:ascii="STIX Two Text" w:eastAsiaTheme="minorEastAsia" w:hAnsi="STIX Two Text" w:cs="Arial"/>
          <w:b w:val="0"/>
          <w:bCs w:val="0"/>
          <w:color w:val="000000" w:themeColor="text1"/>
          <w:kern w:val="0"/>
          <w:sz w:val="20"/>
          <w:lang w:val="en-GB"/>
        </w:rPr>
        <w:t>the primary motor cortex (M1</w:t>
      </w:r>
      <w:r w:rsidR="005E11F1" w:rsidRPr="00FF5765">
        <w:rPr>
          <w:rFonts w:ascii="STIX Two Text" w:eastAsiaTheme="minorEastAsia" w:hAnsi="STIX Two Text" w:cs="Arial"/>
          <w:b w:val="0"/>
          <w:bCs w:val="0"/>
          <w:color w:val="000000" w:themeColor="text1"/>
          <w:kern w:val="0"/>
          <w:sz w:val="20"/>
          <w:highlight w:val="yellow"/>
          <w:lang w:val="en-GB"/>
          <w:rPrChange w:id="419" w:author="Julius Welzel" w:date="2023-04-27T14:47:00Z">
            <w:rPr>
              <w:rFonts w:ascii="STIX Two Text" w:eastAsiaTheme="minorEastAsia" w:hAnsi="STIX Two Text" w:cs="Arial"/>
              <w:b w:val="0"/>
              <w:bCs w:val="0"/>
              <w:color w:val="000000" w:themeColor="text1"/>
              <w:kern w:val="0"/>
              <w:sz w:val="20"/>
              <w:lang w:val="en-GB"/>
            </w:rPr>
          </w:rPrChange>
        </w:rPr>
        <w:t>)</w:t>
      </w:r>
      <w:ins w:id="420" w:author="Julius Welzel" w:date="2023-04-27T14:45:00Z">
        <w:r w:rsidR="00FF5765" w:rsidRPr="00FF5765">
          <w:rPr>
            <w:rFonts w:ascii="STIX Two Text" w:eastAsiaTheme="minorEastAsia" w:hAnsi="STIX Two Text" w:cs="Arial"/>
            <w:b w:val="0"/>
            <w:bCs w:val="0"/>
            <w:color w:val="000000" w:themeColor="text1"/>
            <w:kern w:val="0"/>
            <w:sz w:val="20"/>
            <w:highlight w:val="yellow"/>
            <w:lang w:val="en-GB"/>
            <w:rPrChange w:id="421" w:author="Julius Welzel" w:date="2023-04-27T14:47:00Z">
              <w:rPr>
                <w:rFonts w:ascii="STIX Two Text" w:eastAsiaTheme="minorEastAsia" w:hAnsi="STIX Two Text" w:cs="Arial"/>
                <w:b w:val="0"/>
                <w:bCs w:val="0"/>
                <w:color w:val="000000" w:themeColor="text1"/>
                <w:kern w:val="0"/>
                <w:sz w:val="20"/>
                <w:lang w:val="en-GB"/>
              </w:rPr>
            </w:rPrChange>
          </w:rPr>
          <w:t xml:space="preserve"> </w:t>
        </w:r>
        <w:commentRangeStart w:id="422"/>
        <w:r w:rsidR="00FF5765" w:rsidRPr="00FF5765">
          <w:rPr>
            <w:rFonts w:ascii="STIX Two Text" w:eastAsiaTheme="minorEastAsia" w:hAnsi="STIX Two Text" w:cs="Arial"/>
            <w:b w:val="0"/>
            <w:bCs w:val="0"/>
            <w:color w:val="000000" w:themeColor="text1"/>
            <w:kern w:val="0"/>
            <w:sz w:val="20"/>
            <w:highlight w:val="yellow"/>
            <w:lang w:val="en-GB"/>
            <w:rPrChange w:id="423" w:author="Julius Welzel" w:date="2023-04-27T14:47:00Z">
              <w:rPr>
                <w:rFonts w:ascii="STIX Two Text" w:eastAsiaTheme="minorEastAsia" w:hAnsi="STIX Two Text" w:cs="Arial"/>
                <w:b w:val="0"/>
                <w:bCs w:val="0"/>
                <w:color w:val="000000" w:themeColor="text1"/>
                <w:kern w:val="0"/>
                <w:sz w:val="20"/>
                <w:lang w:val="en-GB"/>
              </w:rPr>
            </w:rPrChange>
          </w:rPr>
          <w:t>(Versteeg</w:t>
        </w:r>
      </w:ins>
      <w:ins w:id="424" w:author="Julius Welzel" w:date="2023-04-27T14:47:00Z">
        <w:r w:rsidR="00FF5765" w:rsidRPr="00FF5765">
          <w:rPr>
            <w:rFonts w:ascii="STIX Two Text" w:eastAsiaTheme="minorEastAsia" w:hAnsi="STIX Two Text" w:cs="Arial"/>
            <w:b w:val="0"/>
            <w:bCs w:val="0"/>
            <w:color w:val="000000" w:themeColor="text1"/>
            <w:kern w:val="0"/>
            <w:sz w:val="20"/>
            <w:highlight w:val="yellow"/>
            <w:lang w:val="en-GB"/>
            <w:rPrChange w:id="425" w:author="Julius Welzel" w:date="2023-04-27T14:47:00Z">
              <w:rPr>
                <w:rFonts w:ascii="STIX Two Text" w:eastAsiaTheme="minorEastAsia" w:hAnsi="STIX Two Text" w:cs="Arial"/>
                <w:b w:val="0"/>
                <w:bCs w:val="0"/>
                <w:color w:val="000000" w:themeColor="text1"/>
                <w:kern w:val="0"/>
                <w:sz w:val="20"/>
                <w:lang w:val="en-GB"/>
              </w:rPr>
            </w:rPrChange>
          </w:rPr>
          <w:t xml:space="preserve"> 2021; </w:t>
        </w:r>
        <w:proofErr w:type="spellStart"/>
        <w:r w:rsidR="00FF5765" w:rsidRPr="00FF5765">
          <w:rPr>
            <w:rFonts w:ascii="STIX Two Text" w:eastAsiaTheme="minorEastAsia" w:hAnsi="STIX Two Text" w:cs="Arial"/>
            <w:b w:val="0"/>
            <w:bCs w:val="0"/>
            <w:color w:val="000000" w:themeColor="text1"/>
            <w:kern w:val="0"/>
            <w:sz w:val="20"/>
            <w:highlight w:val="yellow"/>
            <w:lang w:val="en-GB"/>
            <w:rPrChange w:id="426" w:author="Julius Welzel" w:date="2023-04-27T14:47:00Z">
              <w:rPr>
                <w:rFonts w:ascii="STIX Two Text" w:eastAsiaTheme="minorEastAsia" w:hAnsi="STIX Two Text" w:cs="Arial"/>
                <w:b w:val="0"/>
                <w:bCs w:val="0"/>
                <w:color w:val="000000" w:themeColor="text1"/>
                <w:kern w:val="0"/>
                <w:sz w:val="20"/>
                <w:lang w:val="en-GB"/>
              </w:rPr>
            </w:rPrChange>
          </w:rPr>
          <w:t>Shadmehr</w:t>
        </w:r>
        <w:proofErr w:type="spellEnd"/>
        <w:r w:rsidR="00FF5765" w:rsidRPr="00FF5765">
          <w:rPr>
            <w:rFonts w:ascii="STIX Two Text" w:eastAsiaTheme="minorEastAsia" w:hAnsi="STIX Two Text" w:cs="Arial"/>
            <w:b w:val="0"/>
            <w:bCs w:val="0"/>
            <w:color w:val="000000" w:themeColor="text1"/>
            <w:kern w:val="0"/>
            <w:sz w:val="20"/>
            <w:highlight w:val="yellow"/>
            <w:lang w:val="en-GB"/>
            <w:rPrChange w:id="427" w:author="Julius Welzel" w:date="2023-04-27T14:47:00Z">
              <w:rPr>
                <w:rFonts w:ascii="STIX Two Text" w:eastAsiaTheme="minorEastAsia" w:hAnsi="STIX Two Text" w:cs="Arial"/>
                <w:b w:val="0"/>
                <w:bCs w:val="0"/>
                <w:color w:val="000000" w:themeColor="text1"/>
                <w:kern w:val="0"/>
                <w:sz w:val="20"/>
                <w:lang w:val="en-GB"/>
              </w:rPr>
            </w:rPrChange>
          </w:rPr>
          <w:t xml:space="preserve"> &amp; Krakauer, 2008</w:t>
        </w:r>
        <w:r w:rsidR="00FF5765" w:rsidRPr="00FF5765">
          <w:rPr>
            <w:rFonts w:ascii="STIX Two Text" w:eastAsiaTheme="minorEastAsia" w:hAnsi="STIX Two Text" w:cs="Arial"/>
            <w:b w:val="0"/>
            <w:bCs w:val="0"/>
            <w:color w:val="000000" w:themeColor="text1"/>
            <w:kern w:val="0"/>
            <w:sz w:val="20"/>
            <w:highlight w:val="yellow"/>
            <w:lang w:val="en-GB"/>
            <w:rPrChange w:id="428" w:author="Julius Welzel" w:date="2023-04-27T14:47:00Z">
              <w:rPr>
                <w:rFonts w:ascii="STIX Two Text" w:eastAsiaTheme="minorEastAsia" w:hAnsi="STIX Two Text" w:cs="Arial"/>
                <w:b w:val="0"/>
                <w:bCs w:val="0"/>
                <w:color w:val="000000" w:themeColor="text1"/>
                <w:kern w:val="0"/>
                <w:sz w:val="20"/>
                <w:lang w:val="en-GB"/>
              </w:rPr>
            </w:rPrChange>
          </w:rPr>
          <w:t xml:space="preserve">; </w:t>
        </w:r>
      </w:ins>
      <w:ins w:id="429" w:author="Julius Welzel" w:date="2023-04-27T14:48:00Z">
        <w:r w:rsidR="00FF5765">
          <w:rPr>
            <w:rFonts w:ascii="STIX Two Text" w:eastAsiaTheme="minorEastAsia" w:hAnsi="STIX Two Text" w:cs="Arial"/>
            <w:b w:val="0"/>
            <w:bCs w:val="0"/>
            <w:color w:val="000000" w:themeColor="text1"/>
            <w:kern w:val="0"/>
            <w:sz w:val="20"/>
            <w:highlight w:val="yellow"/>
            <w:lang w:val="en-GB"/>
          </w:rPr>
          <w:t>Todorov &amp; Jordan, 2002</w:t>
        </w:r>
      </w:ins>
      <w:ins w:id="430" w:author="Julius Welzel" w:date="2023-04-27T14:47:00Z">
        <w:r w:rsidR="00FF5765" w:rsidRPr="00FF5765">
          <w:rPr>
            <w:rFonts w:ascii="STIX Two Text" w:eastAsiaTheme="minorEastAsia" w:hAnsi="STIX Two Text" w:cs="Arial"/>
            <w:b w:val="0"/>
            <w:bCs w:val="0"/>
            <w:color w:val="000000" w:themeColor="text1"/>
            <w:kern w:val="0"/>
            <w:sz w:val="20"/>
            <w:highlight w:val="yellow"/>
            <w:lang w:val="en-GB"/>
            <w:rPrChange w:id="431" w:author="Julius Welzel" w:date="2023-04-27T14:47:00Z">
              <w:rPr>
                <w:rFonts w:ascii="STIX Two Text" w:eastAsiaTheme="minorEastAsia" w:hAnsi="STIX Two Text" w:cs="Arial"/>
                <w:b w:val="0"/>
                <w:bCs w:val="0"/>
                <w:color w:val="000000" w:themeColor="text1"/>
                <w:kern w:val="0"/>
                <w:sz w:val="20"/>
                <w:lang w:val="en-GB"/>
              </w:rPr>
            </w:rPrChange>
          </w:rPr>
          <w:t>)</w:t>
        </w:r>
        <w:r w:rsidR="00FF5765">
          <w:rPr>
            <w:rFonts w:ascii="STIX Two Text" w:eastAsiaTheme="minorEastAsia" w:hAnsi="STIX Two Text" w:cs="Arial"/>
            <w:b w:val="0"/>
            <w:bCs w:val="0"/>
            <w:color w:val="000000" w:themeColor="text1"/>
            <w:kern w:val="0"/>
            <w:sz w:val="20"/>
            <w:lang w:val="en-GB"/>
          </w:rPr>
          <w:t>.</w:t>
        </w:r>
      </w:ins>
      <w:commentRangeEnd w:id="422"/>
      <w:ins w:id="432" w:author="Julius Welzel" w:date="2023-04-27T14:49:00Z">
        <w:r w:rsidR="00FF5765">
          <w:rPr>
            <w:rStyle w:val="CommentReference"/>
            <w:rFonts w:asciiTheme="minorHAnsi" w:eastAsiaTheme="minorHAnsi" w:hAnsiTheme="minorHAnsi" w:cstheme="minorBidi"/>
            <w:b w:val="0"/>
            <w:bCs w:val="0"/>
            <w:color w:val="auto"/>
            <w:kern w:val="0"/>
            <w:lang w:val="de-DE"/>
          </w:rPr>
          <w:commentReference w:id="422"/>
        </w:r>
      </w:ins>
      <w:ins w:id="433" w:author="Julius Welzel" w:date="2023-04-27T14:46:00Z">
        <w:r w:rsidR="00FF5765">
          <w:rPr>
            <w:rFonts w:ascii="STIX Two Text" w:eastAsiaTheme="minorEastAsia" w:hAnsi="STIX Two Text" w:cs="Arial"/>
            <w:b w:val="0"/>
            <w:bCs w:val="0"/>
            <w:color w:val="000000" w:themeColor="text1"/>
            <w:kern w:val="0"/>
            <w:sz w:val="20"/>
            <w:lang w:val="en-GB"/>
          </w:rPr>
          <w:t xml:space="preserve"> </w:t>
        </w:r>
      </w:ins>
      <w:ins w:id="434" w:author="Jos Becktepe" w:date="2023-03-29T16:24:00Z">
        <w:del w:id="435" w:author="Julius Welzel" w:date="2023-04-27T14:45:00Z">
          <w:r w:rsidR="00C30A01" w:rsidDel="00FF5765">
            <w:rPr>
              <w:rFonts w:ascii="STIX Two Text" w:eastAsiaTheme="minorEastAsia" w:hAnsi="STIX Two Text" w:cs="Arial"/>
              <w:b w:val="0"/>
              <w:bCs w:val="0"/>
              <w:color w:val="000000" w:themeColor="text1"/>
              <w:kern w:val="0"/>
              <w:sz w:val="20"/>
              <w:lang w:val="en-GB"/>
            </w:rPr>
            <w:delText>:</w:delText>
          </w:r>
        </w:del>
        <w:r w:rsidR="00C30A01">
          <w:rPr>
            <w:rFonts w:ascii="STIX Two Text" w:eastAsiaTheme="minorEastAsia" w:hAnsi="STIX Two Text" w:cs="Arial"/>
            <w:b w:val="0"/>
            <w:bCs w:val="0"/>
            <w:color w:val="000000" w:themeColor="text1"/>
            <w:kern w:val="0"/>
            <w:sz w:val="20"/>
            <w:lang w:val="en-GB"/>
          </w:rPr>
          <w:t xml:space="preserve"> M1</w:t>
        </w:r>
      </w:ins>
      <w:r w:rsidR="005E11F1" w:rsidRPr="005E11F1">
        <w:rPr>
          <w:rFonts w:ascii="STIX Two Text" w:eastAsiaTheme="minorEastAsia" w:hAnsi="STIX Two Text" w:cs="Arial"/>
          <w:b w:val="0"/>
          <w:bCs w:val="0"/>
          <w:color w:val="000000" w:themeColor="text1"/>
          <w:kern w:val="0"/>
          <w:sz w:val="20"/>
          <w:lang w:val="en-GB"/>
        </w:rPr>
        <w:t xml:space="preserve"> plays a crucial role as a feedback controller for motor control</w:t>
      </w:r>
      <w:ins w:id="436" w:author="Jos Becktepe" w:date="2023-03-29T16:24:00Z">
        <w:r w:rsidR="00C30A01">
          <w:rPr>
            <w:rFonts w:ascii="STIX Two Text" w:eastAsiaTheme="minorEastAsia" w:hAnsi="STIX Two Text" w:cs="Arial"/>
            <w:b w:val="0"/>
            <w:bCs w:val="0"/>
            <w:color w:val="000000" w:themeColor="text1"/>
            <w:kern w:val="0"/>
            <w:sz w:val="20"/>
            <w:lang w:val="en-GB"/>
          </w:rPr>
          <w:t xml:space="preserve">, </w:t>
        </w:r>
      </w:ins>
      <w:del w:id="437" w:author="Jos Becktepe" w:date="2023-03-29T16:24:00Z">
        <w:r w:rsidR="005E11F1" w:rsidRPr="005E11F1" w:rsidDel="00C30A01">
          <w:rPr>
            <w:rFonts w:ascii="STIX Two Text" w:eastAsiaTheme="minorEastAsia" w:hAnsi="STIX Two Text" w:cs="Arial"/>
            <w:b w:val="0"/>
            <w:bCs w:val="0"/>
            <w:color w:val="000000" w:themeColor="text1"/>
            <w:kern w:val="0"/>
            <w:sz w:val="20"/>
            <w:lang w:val="en-GB"/>
          </w:rPr>
          <w:delText xml:space="preserve">. According to their model, M1 </w:delText>
        </w:r>
      </w:del>
      <w:r w:rsidR="005E11F1" w:rsidRPr="005E11F1">
        <w:rPr>
          <w:rFonts w:ascii="STIX Two Text" w:eastAsiaTheme="minorEastAsia" w:hAnsi="STIX Two Text" w:cs="Arial"/>
          <w:b w:val="0"/>
          <w:bCs w:val="0"/>
          <w:color w:val="000000" w:themeColor="text1"/>
          <w:kern w:val="0"/>
          <w:sz w:val="20"/>
          <w:lang w:val="en-GB"/>
        </w:rPr>
        <w:t>perform</w:t>
      </w:r>
      <w:ins w:id="438" w:author="Jos Becktepe" w:date="2023-03-29T16:24:00Z">
        <w:r w:rsidR="00C30A01">
          <w:rPr>
            <w:rFonts w:ascii="STIX Two Text" w:eastAsiaTheme="minorEastAsia" w:hAnsi="STIX Two Text" w:cs="Arial"/>
            <w:b w:val="0"/>
            <w:bCs w:val="0"/>
            <w:color w:val="000000" w:themeColor="text1"/>
            <w:kern w:val="0"/>
            <w:sz w:val="20"/>
            <w:lang w:val="en-GB"/>
          </w:rPr>
          <w:t>ing</w:t>
        </w:r>
      </w:ins>
      <w:del w:id="439" w:author="Jos Becktepe" w:date="2023-03-29T16:24:00Z">
        <w:r w:rsidR="005E11F1" w:rsidRPr="005E11F1" w:rsidDel="00C30A01">
          <w:rPr>
            <w:rFonts w:ascii="STIX Two Text" w:eastAsiaTheme="minorEastAsia" w:hAnsi="STIX Two Text" w:cs="Arial"/>
            <w:b w:val="0"/>
            <w:bCs w:val="0"/>
            <w:color w:val="000000" w:themeColor="text1"/>
            <w:kern w:val="0"/>
            <w:sz w:val="20"/>
            <w:lang w:val="en-GB"/>
          </w:rPr>
          <w:delText>s</w:delText>
        </w:r>
      </w:del>
      <w:r w:rsidR="005E11F1" w:rsidRPr="005E11F1">
        <w:rPr>
          <w:rFonts w:ascii="STIX Two Text" w:eastAsiaTheme="minorEastAsia" w:hAnsi="STIX Two Text" w:cs="Arial"/>
          <w:b w:val="0"/>
          <w:bCs w:val="0"/>
          <w:color w:val="000000" w:themeColor="text1"/>
          <w:kern w:val="0"/>
          <w:sz w:val="20"/>
          <w:lang w:val="en-GB"/>
        </w:rPr>
        <w:t xml:space="preserve"> dynamic updates of internal motor commands, which are </w:t>
      </w:r>
      <w:r w:rsidR="005104F6">
        <w:rPr>
          <w:rFonts w:ascii="STIX Two Text" w:eastAsiaTheme="minorEastAsia" w:hAnsi="STIX Two Text" w:cs="Arial"/>
          <w:b w:val="0"/>
          <w:bCs w:val="0"/>
          <w:color w:val="000000" w:themeColor="text1"/>
          <w:kern w:val="0"/>
          <w:sz w:val="20"/>
          <w:lang w:val="en-GB"/>
        </w:rPr>
        <w:t xml:space="preserve">receive input from </w:t>
      </w:r>
      <w:r w:rsidR="005E11F1" w:rsidRPr="005E11F1">
        <w:rPr>
          <w:rFonts w:ascii="STIX Two Text" w:eastAsiaTheme="minorEastAsia" w:hAnsi="STIX Two Text" w:cs="Arial"/>
          <w:b w:val="0"/>
          <w:bCs w:val="0"/>
          <w:color w:val="000000" w:themeColor="text1"/>
          <w:kern w:val="0"/>
          <w:sz w:val="20"/>
          <w:lang w:val="en-GB"/>
        </w:rPr>
        <w:t xml:space="preserve">the somatosensory cortex (S1). However, when sensory feedback is manipulated, such as in our paradigm where visual feedback is altered </w:t>
      </w:r>
      <w:r w:rsidR="005104F6">
        <w:rPr>
          <w:rFonts w:ascii="STIX Two Text" w:eastAsiaTheme="minorEastAsia" w:hAnsi="STIX Two Text" w:cs="Arial"/>
          <w:b w:val="0"/>
          <w:bCs w:val="0"/>
          <w:color w:val="000000" w:themeColor="text1"/>
          <w:kern w:val="0"/>
          <w:sz w:val="20"/>
          <w:lang w:val="en-GB"/>
        </w:rPr>
        <w:t xml:space="preserve">and does not match the </w:t>
      </w:r>
      <w:r w:rsidR="005E11F1" w:rsidRPr="005E11F1">
        <w:rPr>
          <w:rFonts w:ascii="STIX Two Text" w:eastAsiaTheme="minorEastAsia" w:hAnsi="STIX Two Text" w:cs="Arial"/>
          <w:b w:val="0"/>
          <w:bCs w:val="0"/>
          <w:color w:val="000000" w:themeColor="text1"/>
          <w:kern w:val="0"/>
          <w:sz w:val="20"/>
          <w:lang w:val="en-GB"/>
        </w:rPr>
        <w:t xml:space="preserve">tactile feedback, it </w:t>
      </w:r>
      <w:r w:rsidR="005104F6">
        <w:rPr>
          <w:rFonts w:ascii="STIX Two Text" w:eastAsiaTheme="minorEastAsia" w:hAnsi="STIX Two Text" w:cs="Arial"/>
          <w:b w:val="0"/>
          <w:bCs w:val="0"/>
          <w:color w:val="000000" w:themeColor="text1"/>
          <w:kern w:val="0"/>
          <w:sz w:val="20"/>
          <w:lang w:val="en-GB"/>
        </w:rPr>
        <w:t xml:space="preserve">might </w:t>
      </w:r>
      <w:r w:rsidR="005E11F1" w:rsidRPr="005E11F1">
        <w:rPr>
          <w:rFonts w:ascii="STIX Two Text" w:eastAsiaTheme="minorEastAsia" w:hAnsi="STIX Two Text" w:cs="Arial"/>
          <w:b w:val="0"/>
          <w:bCs w:val="0"/>
          <w:color w:val="000000" w:themeColor="text1"/>
          <w:kern w:val="0"/>
          <w:sz w:val="20"/>
          <w:lang w:val="en-GB"/>
        </w:rPr>
        <w:t xml:space="preserve">lead to incorrect </w:t>
      </w:r>
      <w:r w:rsidR="005104F6">
        <w:rPr>
          <w:rFonts w:ascii="STIX Two Text" w:eastAsiaTheme="minorEastAsia" w:hAnsi="STIX Two Text" w:cs="Arial"/>
          <w:b w:val="0"/>
          <w:bCs w:val="0"/>
          <w:color w:val="000000" w:themeColor="text1"/>
          <w:kern w:val="0"/>
          <w:sz w:val="20"/>
          <w:lang w:val="en-GB"/>
        </w:rPr>
        <w:t>updating in M1</w:t>
      </w:r>
      <w:r w:rsidR="005E11F1" w:rsidRPr="005E11F1">
        <w:rPr>
          <w:rFonts w:ascii="STIX Two Text" w:eastAsiaTheme="minorEastAsia" w:hAnsi="STIX Two Text" w:cs="Arial"/>
          <w:b w:val="0"/>
          <w:bCs w:val="0"/>
          <w:color w:val="000000" w:themeColor="text1"/>
          <w:kern w:val="0"/>
          <w:sz w:val="20"/>
          <w:lang w:val="en-GB"/>
        </w:rPr>
        <w:t>.</w:t>
      </w:r>
    </w:p>
    <w:p w14:paraId="0871DE05" w14:textId="77777777" w:rsidR="006D47D3" w:rsidRPr="006D47D3" w:rsidRDefault="006D47D3">
      <w:pPr>
        <w:pStyle w:val="Heading1"/>
        <w:rPr>
          <w:lang w:val="en-GB"/>
        </w:rPr>
        <w:pPrChange w:id="440" w:author="Jos Becktepe" w:date="2023-03-29T16:25:00Z">
          <w:pPr/>
        </w:pPrChange>
      </w:pPr>
    </w:p>
    <w:p w14:paraId="69919CE2" w14:textId="0B758B8D" w:rsidR="005104F6" w:rsidRDefault="005104F6" w:rsidP="006D47D3">
      <w:pPr>
        <w:rPr>
          <w:b/>
          <w:bCs/>
          <w:lang w:val="en-GB"/>
        </w:rPr>
      </w:pPr>
      <w:r>
        <w:rPr>
          <w:lang w:val="en-GB"/>
        </w:rPr>
        <w:t xml:space="preserve">This idea is supported by the fact, that </w:t>
      </w:r>
      <w:r w:rsidR="005E11F1" w:rsidRPr="005E11F1">
        <w:rPr>
          <w:lang w:val="en-GB"/>
        </w:rPr>
        <w:t>S1 and the cerebellum are closely interconnected and work together during movement control</w:t>
      </w:r>
      <w:r w:rsidR="00734461">
        <w:rPr>
          <w:lang w:val="en-GB"/>
        </w:rPr>
        <w:t xml:space="preserve"> </w:t>
      </w:r>
      <w:r w:rsidR="00734461">
        <w:rPr>
          <w:b/>
          <w:bCs/>
          <w:lang w:val="en-GB"/>
        </w:rPr>
        <w:fldChar w:fldCharType="begin"/>
      </w:r>
      <w:r w:rsidR="00734461">
        <w:rPr>
          <w:lang w:val="en-GB"/>
        </w:rPr>
        <w:instrText xml:space="preserve"> ADDIN ZOTERO_ITEM CSL_CITATION {"citationID":"FD5HvKY2","properties":{"formattedCitation":"(Diedrichsen et al., 2005)","plainCitation":"(Diedrichsen et al., 2005)","noteIndex":0},"citationItems":[{"id":4742,"uris":["http://zotero.org/users/9063792/items/Q484M75Z"],"itemData":{"id":4742,"type":"article-journal","abstract":"Reach errors may be broadly classified into errors arising from unpredictable changes in target location, called target errors, and errors arising from miscalibration of internal models (e.g., when prisms alter visual feedback or a force field alters limb dynamics), called execution errors. Execution errors may be caused by miscalibration of dynamics (e.g., when a force field alters limb dynamics) or by miscalibration of kinematics (e.g., when prisms alter visual feedback). Although all types of errors lead to similar on-line corrections, we found that the motor system showed strong trial-by-trial adaptation in response to random execution errors but not in response to random target errors. We used functional magnetic resonance imaging and a compatible robot to study brain regions involved in processing each kind of error. Both kinematic and dynamic execution errors activated regions along the central and the postcentral sulci and in lobules V, VI, and VIII of the cerebellum, making these areas possible sites of plastic changes in internal models for reaching. Only activity related to kinematic errors extended into parietal area 5. These results are inconsistent with the idea that kinematics and dynamics of reaching are computed in separate neural entities. In contrast, only target errors caused increased activity in the striatum and the posterior superior parietal lobule. The cerebellum and motor cortex were as strongly activated as with execution errors. These findings indicate a neural and behavioral dissociation between errors that lead to switching of behavioral goals and errors that lead to adaptation of internal models of limb dynamics and kinematics.","container-title":"Journal of Neuroscience","DOI":"10.1523/JNEUROSCI.1874-05.2005","ISSN":"0270-6474, 1529-2401","issue":"43","journalAbbreviation":"J. Neurosci.","language":"en","license":"Copyright © 2005 Society for Neuroscience 0270-6474/05/259919-13.00/0","note":"publisher: Society for Neuroscience\nsection: Behavioral/Systems/Cognitive\nPMID: 16251440","page":"9919-9931","source":"www.jneurosci.org","title":"Neural Correlates of Reach Errors","volume":"25","author":[{"family":"Diedrichsen","given":"Jörn"},{"family":"Hashambhoy","given":"Yasmin"},{"family":"Rane","given":"Tushar"},{"family":"Shadmehr","given":"Reza"}],"issued":{"date-parts":[["2005",10,26]]}}}],"schema":"https://github.com/citation-style-language/schema/raw/master/csl-citation.json"} </w:instrText>
      </w:r>
      <w:r w:rsidR="00734461">
        <w:rPr>
          <w:b/>
          <w:bCs/>
          <w:lang w:val="en-GB"/>
        </w:rPr>
        <w:fldChar w:fldCharType="separate"/>
      </w:r>
      <w:r w:rsidR="00734461" w:rsidRPr="00734461">
        <w:t>(Diedrichsen et al., 2005)</w:t>
      </w:r>
      <w:r w:rsidR="00734461">
        <w:rPr>
          <w:b/>
          <w:bCs/>
          <w:lang w:val="en-GB"/>
        </w:rPr>
        <w:fldChar w:fldCharType="end"/>
      </w:r>
      <w:r w:rsidR="005E11F1" w:rsidRPr="005E11F1">
        <w:rPr>
          <w:lang w:val="en-GB"/>
        </w:rPr>
        <w:t xml:space="preserve">. Dysfunction of this interaction </w:t>
      </w:r>
      <w:del w:id="441" w:author="Jos Becktepe" w:date="2023-03-29T16:25:00Z">
        <w:r w:rsidR="005E11F1" w:rsidRPr="005E11F1" w:rsidDel="00AC0C23">
          <w:rPr>
            <w:lang w:val="en-GB"/>
          </w:rPr>
          <w:delText xml:space="preserve">can </w:delText>
        </w:r>
      </w:del>
      <w:ins w:id="442" w:author="Jos Becktepe" w:date="2023-03-29T16:25:00Z">
        <w:r w:rsidR="00AC0C23">
          <w:rPr>
            <w:lang w:val="en-GB"/>
          </w:rPr>
          <w:t>seems to</w:t>
        </w:r>
        <w:r w:rsidR="00AC0C23" w:rsidRPr="005E11F1">
          <w:rPr>
            <w:lang w:val="en-GB"/>
          </w:rPr>
          <w:t xml:space="preserve"> </w:t>
        </w:r>
      </w:ins>
      <w:r w:rsidR="005E11F1" w:rsidRPr="005E11F1">
        <w:rPr>
          <w:lang w:val="en-GB"/>
        </w:rPr>
        <w:t>contribute to the development of action tremor (Hallett, 2014; Ito, 2008</w:t>
      </w:r>
      <w:r w:rsidR="005E11F1">
        <w:rPr>
          <w:lang w:val="en-GB"/>
        </w:rPr>
        <w:t xml:space="preserve">; </w:t>
      </w:r>
      <w:proofErr w:type="spellStart"/>
      <w:r w:rsidR="005E11F1">
        <w:rPr>
          <w:lang w:val="en-GB"/>
        </w:rPr>
        <w:t>Raethjen</w:t>
      </w:r>
      <w:proofErr w:type="spellEnd"/>
      <w:r w:rsidR="005E11F1">
        <w:rPr>
          <w:lang w:val="en-GB"/>
        </w:rPr>
        <w:t>, 2015</w:t>
      </w:r>
      <w:r w:rsidR="005E11F1" w:rsidRPr="005E11F1">
        <w:rPr>
          <w:lang w:val="en-GB"/>
        </w:rPr>
        <w:t xml:space="preserve">). Therefore, understanding the complex interactions between M1, S1, and the cerebellum is essential for understanding </w:t>
      </w:r>
      <w:r w:rsidR="005E11F1">
        <w:rPr>
          <w:lang w:val="en-GB"/>
        </w:rPr>
        <w:t>how a</w:t>
      </w:r>
      <w:r>
        <w:rPr>
          <w:lang w:val="en-GB"/>
        </w:rPr>
        <w:t>c</w:t>
      </w:r>
      <w:r w:rsidR="005E11F1">
        <w:rPr>
          <w:lang w:val="en-GB"/>
        </w:rPr>
        <w:t>tion tremor emerges</w:t>
      </w:r>
      <w:r w:rsidR="005E11F1" w:rsidRPr="005E11F1">
        <w:rPr>
          <w:lang w:val="en-GB"/>
        </w:rPr>
        <w:t>.</w:t>
      </w:r>
      <w:r>
        <w:rPr>
          <w:lang w:val="en-GB"/>
        </w:rPr>
        <w:t xml:space="preserve"> </w:t>
      </w:r>
    </w:p>
    <w:p w14:paraId="6C4AEA4B" w14:textId="77777777" w:rsidR="00E05872" w:rsidRDefault="005104F6" w:rsidP="006D47D3">
      <w:pPr>
        <w:rPr>
          <w:ins w:id="443" w:author="Jos Becktepe" w:date="2023-03-29T16:30:00Z"/>
          <w:lang w:val="en-GB"/>
        </w:rPr>
      </w:pPr>
      <w:r>
        <w:rPr>
          <w:lang w:val="en-GB"/>
        </w:rPr>
        <w:t xml:space="preserve">Our data of the pupillometry </w:t>
      </w:r>
      <w:r w:rsidR="00734461">
        <w:rPr>
          <w:lang w:val="en-GB"/>
        </w:rPr>
        <w:t>is</w:t>
      </w:r>
      <w:r>
        <w:rPr>
          <w:lang w:val="en-GB"/>
        </w:rPr>
        <w:t xml:space="preserve"> intended as a primer of </w:t>
      </w:r>
      <w:r w:rsidR="00192392">
        <w:rPr>
          <w:lang w:val="en-GB"/>
        </w:rPr>
        <w:t xml:space="preserve">the </w:t>
      </w:r>
      <w:r w:rsidR="006D47D3">
        <w:rPr>
          <w:lang w:val="en-GB"/>
        </w:rPr>
        <w:t>LC</w:t>
      </w:r>
      <w:r w:rsidR="00192392">
        <w:rPr>
          <w:lang w:val="en-GB"/>
        </w:rPr>
        <w:t xml:space="preserve"> activity</w:t>
      </w:r>
      <w:r w:rsidR="009E5818">
        <w:rPr>
          <w:lang w:val="en-GB"/>
        </w:rPr>
        <w:t xml:space="preserve"> </w:t>
      </w:r>
      <w:r w:rsidR="009E5818">
        <w:rPr>
          <w:b/>
          <w:bCs/>
          <w:lang w:val="en-GB"/>
        </w:rPr>
        <w:fldChar w:fldCharType="begin"/>
      </w:r>
      <w:r w:rsidR="009E5818">
        <w:rPr>
          <w:lang w:val="en-GB"/>
        </w:rPr>
        <w:instrText xml:space="preserve"> ADDIN ZOTERO_ITEM CSL_CITATION {"citationID":"CNV18SgV","properties":{"formattedCitation":"(Aston-Jones &amp; Cohen, 2005)","plainCitation":"(Aston-Jones &amp; Cohen, 2005)","noteIndex":0},"citationItems":[{"id":4729,"uris":["http://zotero.org/users/9063792/items/8KNPJTRE"],"itemData":{"id":4729,"type":"article-journal","abstract":"Historically, the locus coeruleus-norepinephrine (LC-NE) system has been implicated in arousal, but recent findings suggest that this system plays a more complex and specific role in the control of behavior than investigators previously thought. We review neurophysiological and modeling studies in monkey that support a new theory of LC-NE function. LC neurons exhibit two modes of activity, phasic and tonic. Phasic LC activation is driven by the outcome of task-related decision processes and is proposed to facilitate ensuing behaviors and to help optimize task performance (exploitation). When utility in the task wanes, LC neurons exhibit a tonic activity mode, associated with disengagement from the current task and a search for alternative behaviors (exploration). Monkey LC receives prominent, direct inputs from the anterior cingulate (ACC) and orbitofrontal cortices (OFC), both of which are thought to monitor task-related utility. We propose that these frontal areas produce the above patterns of LC activity to optimize utility on both short and long timescales.","container-title":"Annual Review of Neuroscience","DOI":"10.1146/annurev.neuro.28.061604.135709","issue":"1","note":"_eprint: https://doi.org/10.1146/annurev.neuro.28.061604.135709\nPMID: 16022602","page":"403-450","source":"Annual Reviews","title":"AN INTEGRATIVE THEORY OF LOCUS COERULEUS-NOREPINEPHRINE FUNCTION: Adaptive Gain and Optimal Performance","title-short":"AN INTEGRATIVE THEORY OF LOCUS COERULEUS-NOREPINEPHRINE FUNCTION","volume":"28","author":[{"family":"Aston-Jones","given":"Gary"},{"family":"Cohen","given":"Jonathan D."}],"issued":{"date-parts":[["2005"]]}}}],"schema":"https://github.com/citation-style-language/schema/raw/master/csl-citation.json"} </w:instrText>
      </w:r>
      <w:r w:rsidR="009E5818">
        <w:rPr>
          <w:b/>
          <w:bCs/>
          <w:lang w:val="en-GB"/>
        </w:rPr>
        <w:fldChar w:fldCharType="separate"/>
      </w:r>
      <w:r w:rsidR="009E5818" w:rsidRPr="009E5818">
        <w:t>(Aston-Jones &amp; Cohen, 2005)</w:t>
      </w:r>
      <w:r w:rsidR="009E5818">
        <w:rPr>
          <w:b/>
          <w:bCs/>
          <w:lang w:val="en-GB"/>
        </w:rPr>
        <w:fldChar w:fldCharType="end"/>
      </w:r>
      <w:r w:rsidR="00734461">
        <w:rPr>
          <w:lang w:val="en-GB"/>
        </w:rPr>
        <w:t xml:space="preserve">. </w:t>
      </w:r>
      <w:r w:rsidR="006D47D3">
        <w:rPr>
          <w:lang w:val="en-GB"/>
        </w:rPr>
        <w:t xml:space="preserve">Studies have </w:t>
      </w:r>
      <w:r w:rsidR="00B022FB">
        <w:rPr>
          <w:lang w:val="en-GB"/>
        </w:rPr>
        <w:t>shown</w:t>
      </w:r>
      <w:r w:rsidR="006D47D3">
        <w:rPr>
          <w:lang w:val="en-GB"/>
        </w:rPr>
        <w:t xml:space="preserve"> that the LC projects into the thalamus </w:t>
      </w:r>
      <w:r w:rsidR="00B022FB">
        <w:rPr>
          <w:lang w:val="en-GB"/>
        </w:rPr>
        <w:t xml:space="preserve">and basal ganglia </w:t>
      </w:r>
      <w:r w:rsidR="006D47D3">
        <w:rPr>
          <w:lang w:val="en-GB"/>
        </w:rPr>
        <w:t>and acts a</w:t>
      </w:r>
      <w:r w:rsidR="00B022FB">
        <w:rPr>
          <w:lang w:val="en-GB"/>
        </w:rPr>
        <w:t xml:space="preserve">s modulator of these regions. Both the basal ganglia and thalamus have an influence on tremor generation. In our task, two mechanisms might contribute to the fact that ET patients show a higher tremor force in harder task conditions, feedback modality independent. First, a bottom-up process triggered by the LC activity in a higher arousal state </w:t>
      </w:r>
      <w:del w:id="444" w:author="Jos Becktepe" w:date="2023-03-29T16:26:00Z">
        <w:r w:rsidR="00B022FB" w:rsidDel="00062C8C">
          <w:rPr>
            <w:lang w:val="en-GB"/>
          </w:rPr>
          <w:delText xml:space="preserve">slow </w:delText>
        </w:r>
      </w:del>
      <w:ins w:id="445" w:author="Jos Becktepe" w:date="2023-03-29T16:26:00Z">
        <w:r w:rsidR="00062C8C">
          <w:rPr>
            <w:lang w:val="en-GB"/>
          </w:rPr>
          <w:t xml:space="preserve">mute </w:t>
        </w:r>
      </w:ins>
      <w:r w:rsidR="00B022FB">
        <w:rPr>
          <w:lang w:val="en-GB"/>
        </w:rPr>
        <w:t xml:space="preserve">down inhibition on subcortical tremor-generating structures. This is partially supported by our pupil data. Secondly, the cerebellum and </w:t>
      </w:r>
      <w:proofErr w:type="spellStart"/>
      <w:r w:rsidR="00B022FB">
        <w:rPr>
          <w:lang w:val="en-GB"/>
        </w:rPr>
        <w:t>sensoricortical</w:t>
      </w:r>
      <w:proofErr w:type="spellEnd"/>
      <w:r w:rsidR="00B022FB">
        <w:rPr>
          <w:lang w:val="en-GB"/>
        </w:rPr>
        <w:t xml:space="preserve"> structures integrate </w:t>
      </w:r>
      <w:del w:id="446" w:author="Jos Becktepe" w:date="2023-03-29T16:27:00Z">
        <w:r w:rsidR="00B022FB" w:rsidDel="005322D0">
          <w:rPr>
            <w:lang w:val="en-GB"/>
          </w:rPr>
          <w:delText xml:space="preserve">two </w:delText>
        </w:r>
      </w:del>
      <w:ins w:id="447" w:author="Jos Becktepe" w:date="2023-03-29T16:27:00Z">
        <w:r w:rsidR="005322D0">
          <w:rPr>
            <w:lang w:val="en-GB"/>
          </w:rPr>
          <w:t xml:space="preserve">different </w:t>
        </w:r>
      </w:ins>
      <w:r w:rsidR="00B022FB">
        <w:rPr>
          <w:lang w:val="en-GB"/>
        </w:rPr>
        <w:t>sensory information (visual</w:t>
      </w:r>
      <w:ins w:id="448" w:author="Jos Becktepe" w:date="2023-03-29T16:28:00Z">
        <w:r w:rsidR="00925EB4">
          <w:rPr>
            <w:lang w:val="en-GB"/>
          </w:rPr>
          <w:t xml:space="preserve">, </w:t>
        </w:r>
      </w:ins>
      <w:del w:id="449" w:author="Jos Becktepe" w:date="2023-03-29T16:28:00Z">
        <w:r w:rsidR="00B022FB" w:rsidDel="00925EB4">
          <w:rPr>
            <w:lang w:val="en-GB"/>
          </w:rPr>
          <w:delText>/</w:delText>
        </w:r>
      </w:del>
      <w:r w:rsidR="00B022FB">
        <w:rPr>
          <w:lang w:val="en-GB"/>
        </w:rPr>
        <w:t>audit</w:t>
      </w:r>
      <w:ins w:id="450" w:author="Jos Becktepe" w:date="2023-03-29T16:28:00Z">
        <w:r w:rsidR="00B8059E">
          <w:rPr>
            <w:lang w:val="en-GB"/>
          </w:rPr>
          <w:t>ory</w:t>
        </w:r>
      </w:ins>
      <w:del w:id="451" w:author="Jos Becktepe" w:date="2023-03-29T16:28:00Z">
        <w:r w:rsidR="00B022FB" w:rsidDel="00B8059E">
          <w:rPr>
            <w:lang w:val="en-GB"/>
          </w:rPr>
          <w:delText>ive</w:delText>
        </w:r>
      </w:del>
      <w:r w:rsidR="00B022FB">
        <w:rPr>
          <w:lang w:val="en-GB"/>
        </w:rPr>
        <w:t xml:space="preserve"> and </w:t>
      </w:r>
      <w:del w:id="452" w:author="Jos Becktepe" w:date="2023-03-29T16:28:00Z">
        <w:r w:rsidR="00B022FB" w:rsidDel="00925EB4">
          <w:rPr>
            <w:lang w:val="en-GB"/>
          </w:rPr>
          <w:delText>haptical</w:delText>
        </w:r>
      </w:del>
      <w:ins w:id="453" w:author="Jos Becktepe" w:date="2023-03-29T16:28:00Z">
        <w:r w:rsidR="00925EB4">
          <w:rPr>
            <w:lang w:val="en-GB"/>
          </w:rPr>
          <w:t>somatosensory</w:t>
        </w:r>
      </w:ins>
      <w:r w:rsidR="00B022FB">
        <w:rPr>
          <w:lang w:val="en-GB"/>
        </w:rPr>
        <w:t xml:space="preserve">) which </w:t>
      </w:r>
      <w:proofErr w:type="spellStart"/>
      <w:r w:rsidR="00B022FB">
        <w:rPr>
          <w:lang w:val="en-GB"/>
        </w:rPr>
        <w:t>suppose to</w:t>
      </w:r>
      <w:proofErr w:type="spellEnd"/>
      <w:r w:rsidR="00B022FB">
        <w:rPr>
          <w:lang w:val="en-GB"/>
        </w:rPr>
        <w:t xml:space="preserve"> work as a</w:t>
      </w:r>
      <w:del w:id="454" w:author="Jos Becktepe" w:date="2023-03-29T16:27:00Z">
        <w:r w:rsidR="00B022FB" w:rsidDel="004C1974">
          <w:rPr>
            <w:lang w:val="en-GB"/>
          </w:rPr>
          <w:delText>n</w:delText>
        </w:r>
      </w:del>
      <w:r w:rsidR="00B022FB">
        <w:rPr>
          <w:lang w:val="en-GB"/>
        </w:rPr>
        <w:t xml:space="preserve"> </w:t>
      </w:r>
      <w:r w:rsidR="00F71FA1">
        <w:rPr>
          <w:lang w:val="en-GB"/>
        </w:rPr>
        <w:t xml:space="preserve">reference copy for the feedback control of M1. </w:t>
      </w:r>
    </w:p>
    <w:p w14:paraId="6792D808" w14:textId="77777777" w:rsidR="00E05872" w:rsidRDefault="00E05872" w:rsidP="006D47D3">
      <w:pPr>
        <w:rPr>
          <w:ins w:id="455" w:author="Jos Becktepe" w:date="2023-03-29T16:30:00Z"/>
          <w:lang w:val="en-GB"/>
        </w:rPr>
      </w:pPr>
    </w:p>
    <w:p w14:paraId="518306D9" w14:textId="0ED0FD2D" w:rsidR="00E05872" w:rsidRDefault="00E05872" w:rsidP="006D47D3">
      <w:pPr>
        <w:rPr>
          <w:ins w:id="456" w:author="Jos Becktepe" w:date="2023-03-29T16:30:00Z"/>
          <w:lang w:val="en-GB"/>
        </w:rPr>
      </w:pPr>
      <w:ins w:id="457" w:author="Jos Becktepe" w:date="2023-03-29T16:30:00Z">
        <w:r>
          <w:rPr>
            <w:lang w:val="en-GB"/>
          </w:rPr>
          <w:t>Limitations</w:t>
        </w:r>
      </w:ins>
    </w:p>
    <w:p w14:paraId="69DABB21" w14:textId="2852B2A5" w:rsidR="0024602B" w:rsidRDefault="00E05872" w:rsidP="006D47D3">
      <w:pPr>
        <w:rPr>
          <w:ins w:id="458" w:author="Jos Becktepe" w:date="2023-03-29T16:59:00Z"/>
          <w:lang w:val="en-GB"/>
        </w:rPr>
      </w:pPr>
      <w:ins w:id="459" w:author="Jos Becktepe" w:date="2023-03-29T16:30:00Z">
        <w:r>
          <w:rPr>
            <w:lang w:val="en-GB"/>
          </w:rPr>
          <w:t>O</w:t>
        </w:r>
      </w:ins>
      <w:ins w:id="460" w:author="Jos Becktepe" w:date="2023-03-29T17:03:00Z">
        <w:r w:rsidR="00F82478">
          <w:rPr>
            <w:lang w:val="en-GB"/>
          </w:rPr>
          <w:t>u</w:t>
        </w:r>
      </w:ins>
      <w:ins w:id="461" w:author="Jos Becktepe" w:date="2023-03-29T16:30:00Z">
        <w:r>
          <w:rPr>
            <w:lang w:val="en-GB"/>
          </w:rPr>
          <w:t>r study has several limitation</w:t>
        </w:r>
        <w:r w:rsidR="00BE53FA">
          <w:rPr>
            <w:lang w:val="en-GB"/>
          </w:rPr>
          <w:t>s</w:t>
        </w:r>
        <w:r>
          <w:rPr>
            <w:lang w:val="en-GB"/>
          </w:rPr>
          <w:t>.</w:t>
        </w:r>
      </w:ins>
      <w:ins w:id="462" w:author="Jos Becktepe" w:date="2023-03-29T16:59:00Z">
        <w:r w:rsidR="0024602B">
          <w:rPr>
            <w:lang w:val="en-GB"/>
          </w:rPr>
          <w:t xml:space="preserve"> The main limitation is, that, by o</w:t>
        </w:r>
      </w:ins>
      <w:ins w:id="463" w:author="Jos Becktepe" w:date="2023-03-29T17:00:00Z">
        <w:r w:rsidR="0024602B">
          <w:rPr>
            <w:lang w:val="en-GB"/>
          </w:rPr>
          <w:t>ur experiment setup</w:t>
        </w:r>
      </w:ins>
      <w:ins w:id="464" w:author="Jos Becktepe" w:date="2023-03-30T12:53:00Z">
        <w:r w:rsidR="003E5E77">
          <w:rPr>
            <w:lang w:val="en-GB"/>
          </w:rPr>
          <w:t>,</w:t>
        </w:r>
      </w:ins>
      <w:ins w:id="465" w:author="Jos Becktepe" w:date="2023-03-29T17:00:00Z">
        <w:r w:rsidR="0024602B">
          <w:rPr>
            <w:lang w:val="en-GB"/>
          </w:rPr>
          <w:t xml:space="preserve"> we cannot </w:t>
        </w:r>
      </w:ins>
      <w:ins w:id="466" w:author="Jos Becktepe" w:date="2023-03-29T17:14:00Z">
        <w:r w:rsidR="00224678">
          <w:rPr>
            <w:lang w:val="en-GB"/>
          </w:rPr>
          <w:t xml:space="preserve">finally </w:t>
        </w:r>
      </w:ins>
      <w:ins w:id="467" w:author="Jos Becktepe" w:date="2023-03-29T17:00:00Z">
        <w:r w:rsidR="0024602B">
          <w:rPr>
            <w:lang w:val="en-GB"/>
          </w:rPr>
          <w:t>pro</w:t>
        </w:r>
        <w:r w:rsidR="00C3358C">
          <w:rPr>
            <w:lang w:val="en-GB"/>
          </w:rPr>
          <w:t>ve that</w:t>
        </w:r>
      </w:ins>
      <w:ins w:id="468" w:author="Jos Becktepe" w:date="2023-03-30T12:16:00Z">
        <w:r w:rsidR="009A1AAE">
          <w:rPr>
            <w:lang w:val="en-GB"/>
          </w:rPr>
          <w:t xml:space="preserve"> the</w:t>
        </w:r>
      </w:ins>
      <w:ins w:id="469" w:author="Jos Becktepe" w:date="2023-03-29T17:00:00Z">
        <w:r w:rsidR="00C3358C">
          <w:rPr>
            <w:lang w:val="en-GB"/>
          </w:rPr>
          <w:t xml:space="preserve"> altered arousal (mirrored by pupil dilation)</w:t>
        </w:r>
      </w:ins>
      <w:ins w:id="470" w:author="Jos Becktepe" w:date="2023-03-30T12:17:00Z">
        <w:r w:rsidR="00783B6A">
          <w:rPr>
            <w:lang w:val="en-GB"/>
          </w:rPr>
          <w:t xml:space="preserve"> is</w:t>
        </w:r>
      </w:ins>
      <w:ins w:id="471" w:author="Jos Becktepe" w:date="2023-03-30T12:54:00Z">
        <w:r w:rsidR="001B7BAF">
          <w:rPr>
            <w:lang w:val="en-GB"/>
          </w:rPr>
          <w:t xml:space="preserve"> directly</w:t>
        </w:r>
      </w:ins>
      <w:ins w:id="472" w:author="Jos Becktepe" w:date="2023-03-30T12:17:00Z">
        <w:r w:rsidR="00783B6A">
          <w:rPr>
            <w:lang w:val="en-GB"/>
          </w:rPr>
          <w:t xml:space="preserve"> caused by the enhanced feedback</w:t>
        </w:r>
      </w:ins>
      <w:ins w:id="473" w:author="Jos Becktepe" w:date="2023-03-30T12:54:00Z">
        <w:r w:rsidR="001E1B58">
          <w:rPr>
            <w:lang w:val="en-GB"/>
          </w:rPr>
          <w:t>.</w:t>
        </w:r>
      </w:ins>
      <w:ins w:id="474" w:author="Jos Becktepe" w:date="2023-03-30T12:18:00Z">
        <w:r w:rsidR="007D1AC8">
          <w:rPr>
            <w:lang w:val="en-GB"/>
          </w:rPr>
          <w:t xml:space="preserve"> </w:t>
        </w:r>
      </w:ins>
      <w:ins w:id="475" w:author="Jos Becktepe" w:date="2023-03-30T12:13:00Z">
        <w:r w:rsidR="00A108FE">
          <w:rPr>
            <w:lang w:val="en-GB"/>
          </w:rPr>
          <w:t>T</w:t>
        </w:r>
      </w:ins>
      <w:ins w:id="476" w:author="Jos Becktepe" w:date="2023-03-29T17:01:00Z">
        <w:r w:rsidR="007A2A20">
          <w:rPr>
            <w:lang w:val="en-GB"/>
          </w:rPr>
          <w:t xml:space="preserve">he enhanced arousal </w:t>
        </w:r>
      </w:ins>
      <w:ins w:id="477" w:author="Jos Becktepe" w:date="2023-03-30T12:13:00Z">
        <w:r w:rsidR="00291B23">
          <w:rPr>
            <w:lang w:val="en-GB"/>
          </w:rPr>
          <w:t xml:space="preserve">could also be </w:t>
        </w:r>
      </w:ins>
      <w:ins w:id="478" w:author="Jos Becktepe" w:date="2023-03-29T17:10:00Z">
        <w:r w:rsidR="009144D6">
          <w:rPr>
            <w:lang w:val="en-GB"/>
          </w:rPr>
          <w:t xml:space="preserve">just a </w:t>
        </w:r>
      </w:ins>
      <w:ins w:id="479" w:author="Jos Becktepe" w:date="2023-03-29T17:15:00Z">
        <w:r w:rsidR="005C02C9">
          <w:rPr>
            <w:lang w:val="en-GB"/>
          </w:rPr>
          <w:t>secondary</w:t>
        </w:r>
      </w:ins>
      <w:ins w:id="480" w:author="Jos Becktepe" w:date="2023-03-29T17:10:00Z">
        <w:r w:rsidR="009144D6">
          <w:rPr>
            <w:lang w:val="en-GB"/>
          </w:rPr>
          <w:t xml:space="preserve"> ef</w:t>
        </w:r>
      </w:ins>
      <w:ins w:id="481" w:author="Jos Becktepe" w:date="2023-03-29T17:11:00Z">
        <w:r w:rsidR="009144D6">
          <w:rPr>
            <w:lang w:val="en-GB"/>
          </w:rPr>
          <w:t>fect of</w:t>
        </w:r>
      </w:ins>
      <w:ins w:id="482" w:author="Jos Becktepe" w:date="2023-03-29T17:01:00Z">
        <w:r w:rsidR="007A2A20">
          <w:rPr>
            <w:lang w:val="en-GB"/>
          </w:rPr>
          <w:t xml:space="preserve"> </w:t>
        </w:r>
      </w:ins>
      <w:ins w:id="483" w:author="Jos Becktepe" w:date="2023-03-29T17:02:00Z">
        <w:r w:rsidR="007A2A20">
          <w:rPr>
            <w:lang w:val="en-GB"/>
          </w:rPr>
          <w:t xml:space="preserve">the </w:t>
        </w:r>
      </w:ins>
      <w:ins w:id="484" w:author="Jos Becktepe" w:date="2023-03-29T17:05:00Z">
        <w:r w:rsidR="008857FC">
          <w:rPr>
            <w:lang w:val="en-GB"/>
          </w:rPr>
          <w:t xml:space="preserve">increased difficulty </w:t>
        </w:r>
      </w:ins>
      <w:ins w:id="485" w:author="Jos Becktepe" w:date="2023-03-29T17:11:00Z">
        <w:r w:rsidR="009144D6">
          <w:rPr>
            <w:lang w:val="en-GB"/>
          </w:rPr>
          <w:t>to perform</w:t>
        </w:r>
      </w:ins>
      <w:ins w:id="486" w:author="Jos Becktepe" w:date="2023-03-29T17:06:00Z">
        <w:r w:rsidR="00F02E96">
          <w:rPr>
            <w:lang w:val="en-GB"/>
          </w:rPr>
          <w:t xml:space="preserve"> the task</w:t>
        </w:r>
      </w:ins>
      <w:ins w:id="487" w:author="Jos Becktepe" w:date="2023-03-29T17:15:00Z">
        <w:r w:rsidR="005C02C9">
          <w:rPr>
            <w:lang w:val="en-GB"/>
          </w:rPr>
          <w:t xml:space="preserve"> with </w:t>
        </w:r>
        <w:r w:rsidR="00531655">
          <w:rPr>
            <w:lang w:val="en-GB"/>
          </w:rPr>
          <w:t>increased tremor</w:t>
        </w:r>
      </w:ins>
      <w:ins w:id="488" w:author="Jos Becktepe" w:date="2023-03-29T17:09:00Z">
        <w:r w:rsidR="005546A1">
          <w:rPr>
            <w:lang w:val="en-GB"/>
          </w:rPr>
          <w:t>.</w:t>
        </w:r>
      </w:ins>
      <w:ins w:id="489" w:author="Jos Becktepe" w:date="2023-03-30T12:19:00Z">
        <w:r w:rsidR="00C41070">
          <w:rPr>
            <w:lang w:val="en-GB"/>
          </w:rPr>
          <w:t xml:space="preserve"> However, in this case we would expect </w:t>
        </w:r>
        <w:r w:rsidR="00091FF1">
          <w:rPr>
            <w:lang w:val="en-GB"/>
          </w:rPr>
          <w:t>a correlation of the pupil dilati</w:t>
        </w:r>
      </w:ins>
      <w:ins w:id="490" w:author="Jos Becktepe" w:date="2023-03-30T12:20:00Z">
        <w:r w:rsidR="00091FF1">
          <w:rPr>
            <w:lang w:val="en-GB"/>
          </w:rPr>
          <w:t xml:space="preserve">on </w:t>
        </w:r>
        <w:r w:rsidR="005D677A">
          <w:rPr>
            <w:lang w:val="en-GB"/>
          </w:rPr>
          <w:t xml:space="preserve">with the tremor amplitude </w:t>
        </w:r>
      </w:ins>
      <w:ins w:id="491" w:author="Jos Becktepe" w:date="2023-03-30T12:21:00Z">
        <w:r w:rsidR="005D677A">
          <w:rPr>
            <w:lang w:val="en-GB"/>
          </w:rPr>
          <w:t xml:space="preserve">independently of the feedback condition or with the </w:t>
        </w:r>
        <w:r w:rsidR="00472747">
          <w:rPr>
            <w:lang w:val="en-GB"/>
          </w:rPr>
          <w:t xml:space="preserve">individual </w:t>
        </w:r>
        <w:r w:rsidR="005D677A">
          <w:rPr>
            <w:lang w:val="en-GB"/>
          </w:rPr>
          <w:t>TE</w:t>
        </w:r>
        <w:r w:rsidR="00472747">
          <w:rPr>
            <w:lang w:val="en-GB"/>
          </w:rPr>
          <w:t>T</w:t>
        </w:r>
        <w:r w:rsidR="005D677A">
          <w:rPr>
            <w:lang w:val="en-GB"/>
          </w:rPr>
          <w:t>RAS score</w:t>
        </w:r>
        <w:r w:rsidR="00472747">
          <w:rPr>
            <w:lang w:val="en-GB"/>
          </w:rPr>
          <w:t>,</w:t>
        </w:r>
      </w:ins>
      <w:ins w:id="492" w:author="Jos Becktepe" w:date="2023-03-30T12:55:00Z">
        <w:r w:rsidR="00941984">
          <w:rPr>
            <w:lang w:val="en-GB"/>
          </w:rPr>
          <w:t xml:space="preserve"> but</w:t>
        </w:r>
      </w:ins>
      <w:ins w:id="493" w:author="Jos Becktepe" w:date="2023-03-30T12:21:00Z">
        <w:r w:rsidR="00472747">
          <w:rPr>
            <w:lang w:val="en-GB"/>
          </w:rPr>
          <w:t xml:space="preserve"> both is not </w:t>
        </w:r>
        <w:commentRangeStart w:id="494"/>
        <w:commentRangeStart w:id="495"/>
        <w:r w:rsidR="00472747">
          <w:rPr>
            <w:lang w:val="en-GB"/>
          </w:rPr>
          <w:t>given</w:t>
        </w:r>
      </w:ins>
      <w:commentRangeEnd w:id="494"/>
      <w:ins w:id="496" w:author="Jos Becktepe" w:date="2023-03-30T12:23:00Z">
        <w:r w:rsidR="00CF1CE9">
          <w:rPr>
            <w:rStyle w:val="CommentReference"/>
            <w:rFonts w:asciiTheme="minorHAnsi" w:eastAsiaTheme="minorHAnsi" w:hAnsiTheme="minorHAnsi" w:cstheme="minorBidi"/>
            <w:color w:val="auto"/>
            <w:lang w:val="de-DE"/>
          </w:rPr>
          <w:commentReference w:id="494"/>
        </w:r>
      </w:ins>
      <w:commentRangeEnd w:id="495"/>
      <w:r w:rsidR="001945D4">
        <w:rPr>
          <w:rStyle w:val="CommentReference"/>
          <w:rFonts w:asciiTheme="minorHAnsi" w:eastAsiaTheme="minorHAnsi" w:hAnsiTheme="minorHAnsi" w:cstheme="minorBidi"/>
          <w:color w:val="auto"/>
          <w:lang w:val="de-DE"/>
        </w:rPr>
        <w:commentReference w:id="495"/>
      </w:r>
      <w:ins w:id="497" w:author="Jos Becktepe" w:date="2023-03-30T12:21:00Z">
        <w:r w:rsidR="00472747">
          <w:rPr>
            <w:lang w:val="en-GB"/>
          </w:rPr>
          <w:t>.</w:t>
        </w:r>
      </w:ins>
      <w:ins w:id="498" w:author="Jos Becktepe" w:date="2023-03-29T17:09:00Z">
        <w:r w:rsidR="005546A1">
          <w:rPr>
            <w:lang w:val="en-GB"/>
          </w:rPr>
          <w:t xml:space="preserve"> </w:t>
        </w:r>
      </w:ins>
    </w:p>
    <w:p w14:paraId="7008EBE4" w14:textId="4C295CD2" w:rsidR="0024602B" w:rsidRDefault="00E05872" w:rsidP="006D47D3">
      <w:pPr>
        <w:rPr>
          <w:ins w:id="499" w:author="Jos Becktepe" w:date="2023-03-29T16:59:00Z"/>
          <w:szCs w:val="15"/>
        </w:rPr>
      </w:pPr>
      <w:ins w:id="500" w:author="Jos Becktepe" w:date="2023-03-29T16:30:00Z">
        <w:r>
          <w:rPr>
            <w:lang w:val="en-GB"/>
          </w:rPr>
          <w:t xml:space="preserve"> </w:t>
        </w:r>
      </w:ins>
      <w:ins w:id="501" w:author="Jos Becktepe" w:date="2023-03-29T16:32:00Z">
        <w:r w:rsidR="00B44698">
          <w:rPr>
            <w:lang w:val="en-GB"/>
          </w:rPr>
          <w:t xml:space="preserve">The auditory feedback paradigm consisted of </w:t>
        </w:r>
        <w:r w:rsidR="00FE4092">
          <w:rPr>
            <w:szCs w:val="15"/>
          </w:rPr>
          <w:t xml:space="preserve">a reference tone (440Hz) as a target and a second tone which varied in pitch </w:t>
        </w:r>
        <w:r w:rsidR="00FE4092">
          <w:rPr>
            <w:szCs w:val="15"/>
          </w:rPr>
          <w:t xml:space="preserve">depending on the distance to the target force. </w:t>
        </w:r>
      </w:ins>
      <w:ins w:id="502" w:author="Jos Becktepe" w:date="2023-03-29T16:37:00Z">
        <w:r w:rsidR="00481DD1">
          <w:rPr>
            <w:szCs w:val="15"/>
          </w:rPr>
          <w:t>Hitting the target tone might be easier</w:t>
        </w:r>
      </w:ins>
      <w:ins w:id="503" w:author="Jos Becktepe" w:date="2023-03-29T16:38:00Z">
        <w:r w:rsidR="000E2C06">
          <w:rPr>
            <w:szCs w:val="15"/>
          </w:rPr>
          <w:t xml:space="preserve"> (and</w:t>
        </w:r>
      </w:ins>
      <w:ins w:id="504" w:author="Jos Becktepe" w:date="2023-03-29T16:58:00Z">
        <w:r w:rsidR="000C386B">
          <w:rPr>
            <w:szCs w:val="15"/>
          </w:rPr>
          <w:t xml:space="preserve"> therefore</w:t>
        </w:r>
      </w:ins>
      <w:ins w:id="505" w:author="Jos Becktepe" w:date="2023-03-29T16:38:00Z">
        <w:r w:rsidR="000E2C06">
          <w:rPr>
            <w:szCs w:val="15"/>
          </w:rPr>
          <w:t xml:space="preserve"> cause less arousal)</w:t>
        </w:r>
      </w:ins>
      <w:ins w:id="506" w:author="Jos Becktepe" w:date="2023-03-29T16:37:00Z">
        <w:r w:rsidR="00481DD1">
          <w:rPr>
            <w:szCs w:val="15"/>
          </w:rPr>
          <w:t xml:space="preserve"> for participants who are familiar with</w:t>
        </w:r>
      </w:ins>
      <w:ins w:id="507" w:author="Jos Becktepe" w:date="2023-03-29T16:38:00Z">
        <w:r w:rsidR="000E2C06">
          <w:rPr>
            <w:szCs w:val="15"/>
          </w:rPr>
          <w:t xml:space="preserve"> </w:t>
        </w:r>
      </w:ins>
      <w:ins w:id="508" w:author="Jos Becktepe" w:date="2023-03-29T16:39:00Z">
        <w:r w:rsidR="005C6E84">
          <w:rPr>
            <w:szCs w:val="15"/>
          </w:rPr>
          <w:t xml:space="preserve">making music or singing. </w:t>
        </w:r>
      </w:ins>
      <w:ins w:id="509" w:author="Jos Becktepe" w:date="2023-03-29T16:59:00Z">
        <w:r w:rsidR="004043EB">
          <w:rPr>
            <w:szCs w:val="15"/>
          </w:rPr>
          <w:t xml:space="preserve">At least </w:t>
        </w:r>
      </w:ins>
      <w:ins w:id="510" w:author="Jos Becktepe" w:date="2023-03-29T16:39:00Z">
        <w:r w:rsidR="00C17A39">
          <w:rPr>
            <w:szCs w:val="15"/>
          </w:rPr>
          <w:t xml:space="preserve">we excluded </w:t>
        </w:r>
      </w:ins>
      <w:proofErr w:type="gramStart"/>
      <w:ins w:id="511" w:author="Jos Becktepe" w:date="2023-03-29T16:40:00Z">
        <w:r w:rsidR="00C17A39">
          <w:rPr>
            <w:szCs w:val="15"/>
          </w:rPr>
          <w:t>a manifest</w:t>
        </w:r>
        <w:proofErr w:type="gramEnd"/>
        <w:r w:rsidR="00C17A39">
          <w:rPr>
            <w:szCs w:val="15"/>
          </w:rPr>
          <w:t xml:space="preserve"> </w:t>
        </w:r>
      </w:ins>
      <w:ins w:id="512" w:author="Jos Becktepe" w:date="2023-03-29T16:41:00Z">
        <w:r w:rsidR="003E0854">
          <w:rPr>
            <w:szCs w:val="15"/>
          </w:rPr>
          <w:t>hypoacusis</w:t>
        </w:r>
      </w:ins>
      <w:ins w:id="513" w:author="Jos Becktepe" w:date="2023-03-29T16:40:00Z">
        <w:r w:rsidR="00FD74D1">
          <w:rPr>
            <w:szCs w:val="15"/>
          </w:rPr>
          <w:t xml:space="preserve"> in all patients and controls</w:t>
        </w:r>
      </w:ins>
      <w:ins w:id="514" w:author="Jos Becktepe" w:date="2023-03-29T16:59:00Z">
        <w:r w:rsidR="004043EB">
          <w:rPr>
            <w:szCs w:val="15"/>
          </w:rPr>
          <w:t xml:space="preserve"> by a hearing test</w:t>
        </w:r>
      </w:ins>
      <w:ins w:id="515" w:author="Jos Becktepe" w:date="2023-03-29T16:40:00Z">
        <w:r w:rsidR="00FD74D1">
          <w:rPr>
            <w:szCs w:val="15"/>
          </w:rPr>
          <w:t>.</w:t>
        </w:r>
      </w:ins>
      <w:ins w:id="516" w:author="Jos Becktepe" w:date="2023-03-29T16:59:00Z">
        <w:r w:rsidR="0024602B">
          <w:rPr>
            <w:szCs w:val="15"/>
          </w:rPr>
          <w:t xml:space="preserve"> </w:t>
        </w:r>
      </w:ins>
    </w:p>
    <w:p w14:paraId="7498AADD" w14:textId="04E5D5C3" w:rsidR="00E05872" w:rsidRDefault="003E0854" w:rsidP="006D47D3">
      <w:pPr>
        <w:rPr>
          <w:ins w:id="517" w:author="Jos Becktepe" w:date="2023-03-29T16:30:00Z"/>
          <w:lang w:val="en-GB"/>
        </w:rPr>
      </w:pPr>
      <w:ins w:id="518" w:author="Jos Becktepe" w:date="2023-03-29T16:41:00Z">
        <w:r>
          <w:rPr>
            <w:szCs w:val="15"/>
          </w:rPr>
          <w:t xml:space="preserve"> </w:t>
        </w:r>
      </w:ins>
    </w:p>
    <w:p w14:paraId="6D80EEFF" w14:textId="77777777" w:rsidR="00E05872" w:rsidRDefault="00E05872" w:rsidP="006D47D3">
      <w:pPr>
        <w:rPr>
          <w:ins w:id="519" w:author="Jos Becktepe" w:date="2023-03-29T16:30:00Z"/>
          <w:lang w:val="en-GB"/>
        </w:rPr>
      </w:pPr>
    </w:p>
    <w:p w14:paraId="3F069C30" w14:textId="0776A412" w:rsidR="005E11F1" w:rsidRDefault="00F71FA1" w:rsidP="006D47D3">
      <w:pPr>
        <w:rPr>
          <w:ins w:id="520" w:author="Jos Becktepe" w:date="2023-03-29T16:30:00Z"/>
          <w:lang w:val="en-GB"/>
        </w:rPr>
      </w:pPr>
      <w:r>
        <w:rPr>
          <w:lang w:val="en-GB"/>
        </w:rPr>
        <w:t>With our data</w:t>
      </w:r>
      <w:ins w:id="521" w:author="Jos Becktepe" w:date="2023-03-29T16:28:00Z">
        <w:r w:rsidR="00925EB4">
          <w:rPr>
            <w:lang w:val="en-GB"/>
          </w:rPr>
          <w:t>,</w:t>
        </w:r>
      </w:ins>
      <w:r>
        <w:rPr>
          <w:lang w:val="en-GB"/>
        </w:rPr>
        <w:t xml:space="preserve"> we cannot make assumptions about the relation of processing between muscular and cortical connection</w:t>
      </w:r>
      <w:ins w:id="522" w:author="Jos Becktepe" w:date="2023-03-29T16:29:00Z">
        <w:r w:rsidR="00C23D2A">
          <w:rPr>
            <w:lang w:val="en-GB"/>
          </w:rPr>
          <w:t>s</w:t>
        </w:r>
      </w:ins>
      <w:r>
        <w:rPr>
          <w:lang w:val="en-GB"/>
        </w:rPr>
        <w:t xml:space="preserve">, further studies </w:t>
      </w:r>
      <w:del w:id="523" w:author="Jos Becktepe" w:date="2023-03-29T16:29:00Z">
        <w:r w:rsidDel="00794AB0">
          <w:rPr>
            <w:lang w:val="en-GB"/>
          </w:rPr>
          <w:delText xml:space="preserve">using </w:delText>
        </w:r>
      </w:del>
      <w:ins w:id="524" w:author="Jos Becktepe" w:date="2023-03-29T16:29:00Z">
        <w:r w:rsidR="00794AB0">
          <w:rPr>
            <w:lang w:val="en-GB"/>
          </w:rPr>
          <w:t xml:space="preserve">including imaging or </w:t>
        </w:r>
      </w:ins>
      <w:proofErr w:type="gramStart"/>
      <w:r>
        <w:rPr>
          <w:lang w:val="en-GB"/>
        </w:rPr>
        <w:t>high resolution</w:t>
      </w:r>
      <w:proofErr w:type="gramEnd"/>
      <w:r>
        <w:rPr>
          <w:lang w:val="en-GB"/>
        </w:rPr>
        <w:t xml:space="preserve"> EEG can help to quantify this.</w:t>
      </w:r>
    </w:p>
    <w:p w14:paraId="67EC2828" w14:textId="77777777" w:rsidR="00E05872" w:rsidRDefault="00E05872" w:rsidP="006D47D3">
      <w:pPr>
        <w:rPr>
          <w:ins w:id="525" w:author="Jos Becktepe" w:date="2023-03-29T16:30:00Z"/>
          <w:lang w:val="en-GB"/>
        </w:rPr>
      </w:pPr>
    </w:p>
    <w:p w14:paraId="5F6DAB19" w14:textId="77777777" w:rsidR="00E05872" w:rsidRPr="006D47D3" w:rsidRDefault="00E05872" w:rsidP="006D47D3">
      <w:pPr>
        <w:rPr>
          <w:b/>
          <w:bCs/>
          <w:lang w:val="en-GB"/>
        </w:rPr>
      </w:pPr>
    </w:p>
    <w:p w14:paraId="19669854" w14:textId="44C5CDA2" w:rsidR="001F543C" w:rsidRDefault="001F543C" w:rsidP="005E11F1">
      <w:pPr>
        <w:pStyle w:val="Heading1"/>
      </w:pPr>
      <w:r w:rsidRPr="00892B5D">
        <w:t>Conclusion</w:t>
      </w:r>
    </w:p>
    <w:p w14:paraId="736EAA40" w14:textId="77777777" w:rsidR="00F71FA1" w:rsidRPr="00F71FA1" w:rsidRDefault="00F71FA1" w:rsidP="00F71FA1"/>
    <w:p w14:paraId="7EAC18DA" w14:textId="2C881FFC" w:rsidR="00931240" w:rsidRDefault="00F71FA1">
      <w:pPr>
        <w:jc w:val="left"/>
        <w:rPr>
          <w:rFonts w:ascii="Helvetica" w:eastAsiaTheme="majorEastAsia" w:hAnsi="Helvetica" w:cs="FiraGO"/>
          <w:b/>
          <w:bCs/>
          <w:color w:val="C00000"/>
          <w:kern w:val="32"/>
          <w:sz w:val="22"/>
        </w:rPr>
      </w:pPr>
      <w:r w:rsidRPr="00F71FA1">
        <w:t xml:space="preserve">In this study, it was found that the amplitude of force tremor in Essential Tremor patients is modulated by different sensory feedback, including visual and auditory, in a comparable manner. </w:t>
      </w:r>
      <w:r>
        <w:t>The p</w:t>
      </w:r>
      <w:r w:rsidRPr="00F71FA1">
        <w:t xml:space="preserve">erception of higher effort during </w:t>
      </w:r>
      <w:r>
        <w:t>more difficult</w:t>
      </w:r>
      <w:r w:rsidRPr="00F71FA1">
        <w:t xml:space="preserve"> tasks, reflected by the larger pupil diameter, could be the reason behind the tremor modulation. The pupil size mirrors the level of effort invested in a task</w:t>
      </w:r>
      <w:r>
        <w:t xml:space="preserve"> and </w:t>
      </w:r>
      <w:r w:rsidRPr="00F71FA1">
        <w:t>might activate the LC-noradrenergic system and thereby mediate an amplification of action tremor amplitude by thalamic and cerebellar projections of the LC. It is also suggested that the interaction between somatosensory cortex (S1) and the cerebellum can contribute to the development of action tremor. Overall, the study provides new insights into the underlying mechanism of sensory feedback induced tremor modulation in Essential Tremor patients.</w:t>
      </w:r>
      <w:r w:rsidR="00931240">
        <w:br w:type="page"/>
      </w:r>
    </w:p>
    <w:p w14:paraId="3B2CDF60" w14:textId="77777777" w:rsidR="009208BA" w:rsidRDefault="009208BA" w:rsidP="002A1DD3">
      <w:pPr>
        <w:pStyle w:val="Heading1"/>
      </w:pPr>
    </w:p>
    <w:p w14:paraId="4EAFDC65" w14:textId="73E75386" w:rsidR="00892B5D" w:rsidRDefault="00892B5D" w:rsidP="00B01966">
      <w:pPr>
        <w:pStyle w:val="Heading1"/>
        <w:ind w:left="340" w:hanging="340"/>
        <w:jc w:val="left"/>
      </w:pPr>
      <w:r w:rsidRPr="00D44BCB">
        <w:t>Acknowledgements</w:t>
      </w:r>
    </w:p>
    <w:p w14:paraId="0C7C3571" w14:textId="123EF43F" w:rsidR="00BF3773" w:rsidRPr="00BF3773" w:rsidRDefault="00BF3773" w:rsidP="00BF3773">
      <w:r w:rsidRPr="00BF3773">
        <w:t xml:space="preserve">We would like to </w:t>
      </w:r>
      <w:r>
        <w:t xml:space="preserve">thank </w:t>
      </w:r>
      <w:r w:rsidRPr="00BF3773">
        <w:t xml:space="preserve">Lena Hamann for her invaluable contribution </w:t>
      </w:r>
      <w:r>
        <w:t>during data collection and all participants for their time and patients while participating</w:t>
      </w:r>
      <w:r w:rsidRPr="00BF3773">
        <w:t>.</w:t>
      </w:r>
    </w:p>
    <w:p w14:paraId="5BBABF79" w14:textId="730AC106" w:rsidR="00892B5D" w:rsidRPr="00892B5D" w:rsidRDefault="00892B5D" w:rsidP="002A1DD3">
      <w:pPr>
        <w:pStyle w:val="Heading1"/>
      </w:pPr>
      <w:r w:rsidRPr="00892B5D">
        <w:t>Author contributions</w:t>
      </w:r>
    </w:p>
    <w:p w14:paraId="69EAFA67" w14:textId="69551C31" w:rsidR="00D936CB" w:rsidRDefault="006D47D3" w:rsidP="006D47D3">
      <w:r>
        <w:t>J.W</w:t>
      </w:r>
      <w:r w:rsidRPr="006D47D3">
        <w:t xml:space="preserve">., </w:t>
      </w:r>
      <w:r>
        <w:t>G.D</w:t>
      </w:r>
      <w:r w:rsidRPr="006D47D3">
        <w:t xml:space="preserve">., </w:t>
      </w:r>
      <w:r>
        <w:t>J.K</w:t>
      </w:r>
      <w:r w:rsidRPr="006D47D3">
        <w:t xml:space="preserve">., and </w:t>
      </w:r>
      <w:r>
        <w:t>J.B</w:t>
      </w:r>
      <w:ins w:id="526" w:author="Jos Becktepe" w:date="2023-03-20T21:04:00Z">
        <w:r w:rsidR="00352C48">
          <w:t>.</w:t>
        </w:r>
      </w:ins>
      <w:del w:id="527" w:author="Jos Becktepe" w:date="2023-03-20T21:03:00Z">
        <w:r w:rsidDel="00352C48">
          <w:delText xml:space="preserve"> </w:delText>
        </w:r>
      </w:del>
      <w:r w:rsidRPr="006D47D3">
        <w:t xml:space="preserve"> designed research; </w:t>
      </w:r>
      <w:r>
        <w:t>J.W</w:t>
      </w:r>
      <w:r w:rsidRPr="006D47D3">
        <w:t>.</w:t>
      </w:r>
      <w:r>
        <w:t>, G.D, M.G., W.M. and J.B.</w:t>
      </w:r>
      <w:r w:rsidRPr="006D47D3">
        <w:t xml:space="preserve"> performed research; </w:t>
      </w:r>
      <w:r>
        <w:t xml:space="preserve">J.W </w:t>
      </w:r>
      <w:r w:rsidRPr="006D47D3">
        <w:t xml:space="preserve">and </w:t>
      </w:r>
      <w:r>
        <w:t>G.H.</w:t>
      </w:r>
      <w:r w:rsidRPr="006D47D3">
        <w:t xml:space="preserve"> analyzed data; and </w:t>
      </w:r>
      <w:r>
        <w:t>J.W</w:t>
      </w:r>
      <w:r w:rsidRPr="006D47D3">
        <w:t xml:space="preserve">. and </w:t>
      </w:r>
      <w:r>
        <w:t>J.B</w:t>
      </w:r>
      <w:r w:rsidRPr="006D47D3">
        <w:t>. wrote the paper</w:t>
      </w:r>
      <w:r>
        <w:t>.</w:t>
      </w:r>
    </w:p>
    <w:p w14:paraId="6933C910" w14:textId="42EF1AFB" w:rsidR="00892B5D" w:rsidRPr="00892B5D" w:rsidRDefault="00892B5D" w:rsidP="002A1DD3">
      <w:pPr>
        <w:pStyle w:val="Heading1"/>
      </w:pPr>
      <w:r w:rsidRPr="00892B5D">
        <w:t>Competing interest statement</w:t>
      </w:r>
    </w:p>
    <w:p w14:paraId="24F7E67E" w14:textId="4788D9AF" w:rsidR="00A45218" w:rsidRDefault="006D47D3">
      <w:pPr>
        <w:jc w:val="left"/>
      </w:pPr>
      <w:r w:rsidRPr="006D47D3">
        <w:t>The authors declare no competing financial interests</w:t>
      </w:r>
      <w:r>
        <w:t>.</w:t>
      </w:r>
    </w:p>
    <w:p w14:paraId="6813F154" w14:textId="601E0CCA" w:rsidR="006D47D3" w:rsidRDefault="006D47D3">
      <w:pPr>
        <w:jc w:val="left"/>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2DB64B70" w:rsidR="000A3583"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 xml:space="preserve">with essential </w:t>
      </w:r>
      <w:proofErr w:type="gramStart"/>
      <w:r w:rsidR="0067142B">
        <w:t>trem</w:t>
      </w:r>
      <w:r w:rsidR="0067142B" w:rsidRPr="00FC572D">
        <w:t>or</w:t>
      </w:r>
      <w:proofErr w:type="gramEnd"/>
      <w:r w:rsidR="0067142B" w:rsidRPr="00FC572D">
        <w:t xml:space="preserve"> 1</w:t>
      </w:r>
      <w:r w:rsidR="00994428" w:rsidRPr="00FC572D">
        <w:t>4</w:t>
      </w:r>
      <w:r w:rsidR="0067142B" w:rsidRPr="00FC572D">
        <w:t xml:space="preserve"> healthy</w:t>
      </w:r>
      <w:r w:rsidR="0067142B">
        <w:t xml:space="preserve"> control</w:t>
      </w:r>
      <w:r w:rsidR="00E61026">
        <w:t>s were included</w:t>
      </w:r>
      <w:r w:rsidR="0067142B">
        <w:t xml:space="preserve">. </w:t>
      </w:r>
      <w:r w:rsidR="00325F17">
        <w:t xml:space="preserve">All patients were diagnosed with Essential </w:t>
      </w:r>
      <w:r w:rsidR="0067142B">
        <w:t xml:space="preserve">Tremor </w:t>
      </w:r>
      <w:r w:rsidR="00325F17">
        <w:t>by a specialist for neurology, healthy controls had no history of neurological or psychological disorders.</w:t>
      </w:r>
      <w:del w:id="528" w:author="Jos Becktepe" w:date="2023-03-29T16:40:00Z">
        <w:r w:rsidDel="00FD74D1">
          <w:delText xml:space="preserve"> </w:delText>
        </w:r>
      </w:del>
      <w:r w:rsidR="0067142B">
        <w:t xml:space="preserve"> </w:t>
      </w:r>
      <w:r w:rsidRPr="00142E6D">
        <w:t xml:space="preserve">All participants were </w:t>
      </w:r>
      <w:r w:rsidR="000A3583" w:rsidRPr="00142E6D">
        <w:t>right-handed</w:t>
      </w:r>
      <w:r w:rsidR="000A3583">
        <w:t xml:space="preserve"> and</w:t>
      </w:r>
      <w:r>
        <w:t xml:space="preserve"> had no restrictions in vision or hearing. </w:t>
      </w:r>
    </w:p>
    <w:p w14:paraId="49262984" w14:textId="4A7BD8D4" w:rsidR="004E49F5" w:rsidRDefault="006D47D3" w:rsidP="00847704">
      <w:pPr>
        <w:pStyle w:val="MethodsText"/>
      </w:pPr>
      <w:r>
        <w:rPr>
          <w:noProof/>
        </w:rPr>
        <mc:AlternateContent>
          <mc:Choice Requires="wps">
            <w:drawing>
              <wp:anchor distT="45720" distB="45720" distL="114300" distR="114300" simplePos="0" relativeHeight="251660290" behindDoc="0" locked="0" layoutInCell="1" allowOverlap="1" wp14:anchorId="58487156" wp14:editId="0C3A22B2">
                <wp:simplePos x="0" y="0"/>
                <wp:positionH relativeFrom="margin">
                  <wp:align>left</wp:align>
                </wp:positionH>
                <wp:positionV relativeFrom="paragraph">
                  <wp:posOffset>550617</wp:posOffset>
                </wp:positionV>
                <wp:extent cx="6624955" cy="3611880"/>
                <wp:effectExtent l="0" t="0" r="23495" b="2667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611880"/>
                        </a:xfrm>
                        <a:prstGeom prst="rect">
                          <a:avLst/>
                        </a:prstGeom>
                        <a:solidFill>
                          <a:srgbClr val="FFFFFF"/>
                        </a:solidFill>
                        <a:ln w="9525">
                          <a:solidFill>
                            <a:srgbClr val="000000"/>
                          </a:solidFill>
                          <a:miter lim="800000"/>
                          <a:headEnd/>
                          <a:tailEnd/>
                        </a:ln>
                      </wps:spPr>
                      <wps:txb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529" w:name="_Ref120090947"/>
                            <w:bookmarkStart w:id="530"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529"/>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530"/>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0;margin-top:43.35pt;width:521.65pt;height:284.4pt;z-index:2516602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">
                <v:path arrowok="t"/>
                <v:textbo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531" w:name="_Ref120090947"/>
                      <w:bookmarkStart w:id="532"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531"/>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532"/>
                    </w:p>
                    <w:p w14:paraId="27C275FD" w14:textId="77777777" w:rsidR="00020F5C" w:rsidRDefault="00020F5C" w:rsidP="00020F5C"/>
                  </w:txbxContent>
                </v:textbox>
                <w10:wrap type="square" anchorx="margin"/>
              </v:shape>
            </w:pict>
          </mc:Fallback>
        </mc:AlternateContent>
      </w:r>
      <w:r w:rsidR="000A3583">
        <w:t>Patients were asked to pause tremor related medication</w:t>
      </w:r>
      <w:r w:rsidR="00783B20">
        <w:t xml:space="preserve"> for at least 24 hours and </w:t>
      </w:r>
      <w:r w:rsidR="000A3583">
        <w:t xml:space="preserve">participants were instructed to </w:t>
      </w:r>
      <w:r w:rsidR="00AD6952">
        <w:t xml:space="preserve">avoid </w:t>
      </w:r>
      <w:r w:rsidR="000A3583">
        <w:t>caffeine and nicotine</w:t>
      </w:r>
      <w:r w:rsidR="00AD6952">
        <w:t xml:space="preserve"> consumption</w:t>
      </w:r>
      <w:r w:rsidR="000A3583">
        <w:t xml:space="preserve"> </w:t>
      </w:r>
      <w:r w:rsidR="00AD6952">
        <w:t>on the examination day</w:t>
      </w:r>
      <w:r w:rsidR="000A3583">
        <w:t xml:space="preserve">. </w:t>
      </w:r>
      <w:r w:rsidR="0067142B">
        <w:t>Covariates between groups were compare</w:t>
      </w:r>
      <w:r w:rsidR="00D711CC">
        <w:t>d</w:t>
      </w:r>
      <w:r w:rsidR="0067142B">
        <w:t xml:space="preserve"> using </w:t>
      </w:r>
      <w:r w:rsidR="00325F17">
        <w:t>Mann-Whitney-U tests</w:t>
      </w:r>
      <w:r w:rsidR="0067142B">
        <w:t>.</w:t>
      </w:r>
      <w:r w:rsidR="00325F17">
        <w:t xml:space="preserve"> </w:t>
      </w:r>
    </w:p>
    <w:p w14:paraId="6B8EBA86" w14:textId="194D732D"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0775BA61" w:rsidR="00661C09" w:rsidRPr="00E20FC6" w:rsidRDefault="005824FB" w:rsidP="00474CE4">
      <w:pPr>
        <w:pStyle w:val="MethodsText"/>
      </w:pPr>
      <w:r>
        <w:rPr>
          <w:noProof/>
        </w:rPr>
        <w:t>In a</w:t>
      </w:r>
      <w:r>
        <w:t xml:space="preserve"> computer-based task participants were asked </w:t>
      </w:r>
      <w:r w:rsidR="0096698D">
        <w:t xml:space="preserve">to match a </w:t>
      </w:r>
      <w:r w:rsidR="00303813">
        <w:t xml:space="preserve">target force by using a force </w:t>
      </w:r>
      <w:r>
        <w:t>sensitive resistor (FSR)</w:t>
      </w:r>
      <w:r w:rsidR="00303813">
        <w:t>.</w:t>
      </w:r>
      <w:r w:rsidR="0099116E">
        <w:t xml:space="preserve"> </w:t>
      </w:r>
      <w:r w:rsidR="00AF4EFF">
        <w:t xml:space="preserve">Feedback </w:t>
      </w:r>
      <w:r w:rsidR="003268D5">
        <w:t>about</w:t>
      </w:r>
      <w:r w:rsidR="00AF4EFF">
        <w:t xml:space="preserve"> </w:t>
      </w:r>
      <w:r w:rsidR="006B7760">
        <w:t xml:space="preserve">the target </w:t>
      </w:r>
      <w:r>
        <w:t xml:space="preserve">position </w:t>
      </w:r>
      <w:r w:rsidR="006B7760">
        <w:t xml:space="preserve">and the </w:t>
      </w:r>
      <w:r>
        <w:t xml:space="preserve">corresponding sensor </w:t>
      </w:r>
      <w:r w:rsidR="006B7760">
        <w:t>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t>
      </w:r>
      <w:r>
        <w:t xml:space="preserve">with a </w:t>
      </w:r>
      <w:r w:rsidR="00C97536" w:rsidRPr="00E20FC6">
        <w:t>weight cell (Adafruit, ADA4541)</w:t>
      </w:r>
      <w:r>
        <w:t xml:space="preserve">, which </w:t>
      </w:r>
      <w:r w:rsidR="00C97536" w:rsidRPr="00E20FC6">
        <w:t xml:space="preserve">was connected to </w:t>
      </w:r>
      <w:r w:rsidR="00371DEA" w:rsidRPr="00E20FC6">
        <w:t>an</w:t>
      </w:r>
      <w:r w:rsidR="00C97536" w:rsidRPr="00E20FC6">
        <w:t xml:space="preserve"> amplifier (</w:t>
      </w:r>
      <w:proofErr w:type="spellStart"/>
      <w:r w:rsidR="00C97536" w:rsidRPr="00E20FC6">
        <w:t>SparkFun</w:t>
      </w:r>
      <w:proofErr w:type="spellEnd"/>
      <w:r w:rsidR="00C97536" w:rsidRPr="00E20FC6">
        <w:t xml:space="preserve">, HX711) and </w:t>
      </w:r>
      <w:r w:rsidR="00142E6D">
        <w:t xml:space="preserve">digitized </w:t>
      </w:r>
      <w:r w:rsidR="00157FAE" w:rsidRPr="00E20FC6">
        <w:t>at 80Hz</w:t>
      </w:r>
      <w:r w:rsidR="00C97536" w:rsidRPr="00E20FC6">
        <w:t xml:space="preserve"> via a</w:t>
      </w:r>
      <w:r w:rsidR="00B7626A">
        <w:t>n</w:t>
      </w:r>
      <w:r w:rsidR="00C97536" w:rsidRPr="00E20FC6">
        <w:t xml:space="preserve"> </w:t>
      </w:r>
      <w:proofErr w:type="spellStart"/>
      <w:r w:rsidR="00C97536"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t>
      </w:r>
      <w:r>
        <w:t xml:space="preserve">(FSR) </w:t>
      </w:r>
      <w:r w:rsidR="00157FAE" w:rsidRPr="00E20FC6">
        <w:t xml:space="preserve">was used to feedback information </w:t>
      </w:r>
      <w:r>
        <w:t xml:space="preserve">of the applied force </w:t>
      </w:r>
      <w:r w:rsidR="00157FAE" w:rsidRPr="00E20FC6">
        <w:t xml:space="preserve">to the participant </w:t>
      </w:r>
      <w:r w:rsidR="00142E6D">
        <w:t>in real time (</w:t>
      </w:r>
      <w:r w:rsidR="00D51970">
        <w:t>jitter delay</w:t>
      </w:r>
      <w:r w:rsidR="00142E6D">
        <w:t xml:space="preserve"> &lt;</w:t>
      </w:r>
      <w:r w:rsidR="00574C41">
        <w:t xml:space="preserve"> 10</w:t>
      </w:r>
      <w:r w:rsidR="00142E6D">
        <w:t xml:space="preserve">ms) </w:t>
      </w:r>
      <w:r w:rsidR="00157FAE" w:rsidRPr="00E20FC6">
        <w:t xml:space="preserve">and </w:t>
      </w:r>
      <w:r w:rsidR="00D51970">
        <w:t xml:space="preserve">simultaneously </w:t>
      </w:r>
      <w:r w:rsidR="00157FAE" w:rsidRPr="00E20FC6">
        <w:t>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 xml:space="preserve">Pupil Core </w:t>
      </w:r>
      <w:r w:rsidR="00AE2985">
        <w:t>module</w:t>
      </w:r>
      <w:r w:rsidR="00D51970">
        <w:t xml:space="preserve"> </w:t>
      </w:r>
      <w:r w:rsidR="00D51970" w:rsidRPr="00AE2985">
        <w:t>(Pupil Labs, Berlin, Germany)</w:t>
      </w:r>
      <w:r w:rsidR="00D51970">
        <w:t xml:space="preserve"> with</w:t>
      </w:r>
      <w:r w:rsidR="00AE2985">
        <w:t xml:space="preserve">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t>FSR</w:t>
      </w:r>
      <w:r w:rsidR="002C4C0E">
        <w:t xml:space="preserve">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040B5043"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6CD04EAF"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D51970">
        <w:rPr>
          <w:rStyle w:val="MethodssubheadingTegn"/>
          <w:rFonts w:ascii="STIX Two Text" w:eastAsiaTheme="minorEastAsia" w:hAnsi="STIX Two Text"/>
          <w:b w:val="0"/>
          <w:bCs w:val="0"/>
          <w:color w:val="000000" w:themeColor="text1"/>
          <w:szCs w:val="20"/>
        </w:rPr>
        <w:t xml:space="preserve">session </w:t>
      </w:r>
      <w:r w:rsidR="0067142B" w:rsidRPr="00443323">
        <w:rPr>
          <w:rStyle w:val="MethodssubheadingTegn"/>
          <w:rFonts w:ascii="STIX Two Text" w:eastAsiaTheme="minorEastAsia" w:hAnsi="STIX Two Text"/>
          <w:b w:val="0"/>
          <w:bCs w:val="0"/>
          <w:color w:val="000000" w:themeColor="text1"/>
          <w:szCs w:val="20"/>
        </w:rPr>
        <w:t>lasted ~</w:t>
      </w:r>
      <w:r w:rsidR="00D51970">
        <w:rPr>
          <w:rStyle w:val="MethodssubheadingTegn"/>
          <w:rFonts w:ascii="STIX Two Text" w:eastAsiaTheme="minorEastAsia" w:hAnsi="STIX Two Text"/>
          <w:b w:val="0"/>
          <w:bCs w:val="0"/>
          <w:color w:val="000000" w:themeColor="text1"/>
          <w:szCs w:val="20"/>
        </w:rPr>
        <w:t>6</w:t>
      </w:r>
      <w:r w:rsidR="00574C41" w:rsidRPr="00443323">
        <w:rPr>
          <w:rStyle w:val="MethodssubheadingTegn"/>
          <w:rFonts w:ascii="STIX Two Text" w:eastAsiaTheme="minorEastAsia" w:hAnsi="STIX Two Text"/>
          <w:b w:val="0"/>
          <w:bCs w:val="0"/>
          <w:color w:val="000000" w:themeColor="text1"/>
          <w:szCs w:val="20"/>
        </w:rPr>
        <w:t>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Pr>
          <w:szCs w:val="15"/>
        </w:rPr>
        <w:t xml:space="preserve">took </w:t>
      </w:r>
      <w:r w:rsidR="00624A21" w:rsidRPr="00A45218">
        <w:rPr>
          <w:szCs w:val="15"/>
        </w:rPr>
        <w:t>place in a controlled laboratory environment</w:t>
      </w:r>
      <w:r w:rsidR="00D51970">
        <w:rPr>
          <w:szCs w:val="15"/>
        </w:rPr>
        <w:t xml:space="preserve">. After participants gave consent to participate, </w:t>
      </w:r>
      <w:r w:rsidR="002B1B06">
        <w:rPr>
          <w:szCs w:val="15"/>
        </w:rPr>
        <w:t xml:space="preserve">clinical data and demographics were recorded. After this, they started the experimental task sitting in front of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approx. </w:t>
      </w:r>
      <w:r>
        <w:rPr>
          <w:szCs w:val="15"/>
        </w:rPr>
        <w:t>9</w:t>
      </w:r>
      <w:r w:rsidR="00624A21" w:rsidRPr="00A45218">
        <w:rPr>
          <w:szCs w:val="15"/>
        </w:rPr>
        <w:t>0 cm).</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 xml:space="preserve">individual maximum force (MF) was determined. </w:t>
      </w:r>
      <w:r w:rsidR="002B1B06">
        <w:rPr>
          <w:rStyle w:val="MethodssubheadingTegn"/>
          <w:rFonts w:ascii="STIX Two Text" w:eastAsiaTheme="minorEastAsia" w:hAnsi="STIX Two Text"/>
          <w:b w:val="0"/>
          <w:bCs w:val="0"/>
          <w:color w:val="000000" w:themeColor="text1"/>
          <w:szCs w:val="20"/>
        </w:rPr>
        <w:t>For this, p</w:t>
      </w:r>
      <w:r w:rsidR="00661C09">
        <w:rPr>
          <w:rStyle w:val="MethodssubheadingTegn"/>
          <w:rFonts w:ascii="STIX Two Text" w:eastAsiaTheme="minorEastAsia" w:hAnsi="STIX Two Text"/>
          <w:b w:val="0"/>
          <w:bCs w:val="0"/>
          <w:color w:val="000000" w:themeColor="text1"/>
          <w:szCs w:val="20"/>
        </w:rPr>
        <w:t>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6E5B29F7" w:rsidR="005840C9" w:rsidRDefault="00661C09" w:rsidP="00574C41">
      <w:pPr>
        <w:pStyle w:val="MethodsText"/>
        <w:rPr>
          <w:szCs w:val="15"/>
        </w:rPr>
      </w:pPr>
      <w:r>
        <w:rPr>
          <w:szCs w:val="15"/>
        </w:rPr>
        <w:t>The task for the participants was to match a target force</w:t>
      </w:r>
      <w:r w:rsidR="00474CE4">
        <w:rPr>
          <w:szCs w:val="15"/>
        </w:rPr>
        <w:t xml:space="preserve"> </w:t>
      </w:r>
      <w:r w:rsidR="002B1B06">
        <w:rPr>
          <w:szCs w:val="15"/>
        </w:rPr>
        <w:t xml:space="preserve">(15% of the individual </w:t>
      </w:r>
      <w:proofErr w:type="gramStart"/>
      <w:r w:rsidR="002B1B06">
        <w:rPr>
          <w:szCs w:val="15"/>
        </w:rPr>
        <w:t>MF)  as</w:t>
      </w:r>
      <w:proofErr w:type="gramEnd"/>
      <w:r w:rsidR="002B1B06">
        <w:rPr>
          <w:szCs w:val="15"/>
        </w:rPr>
        <w:t xml:space="preserve"> quickly as possible </w:t>
      </w:r>
      <w:r w:rsidR="00474CE4">
        <w:rPr>
          <w:szCs w:val="15"/>
        </w:rPr>
        <w:t xml:space="preserve">and </w:t>
      </w:r>
      <w:r w:rsidR="002B1B06">
        <w:rPr>
          <w:szCs w:val="15"/>
        </w:rPr>
        <w:t>hold</w:t>
      </w:r>
      <w:r w:rsidR="00474CE4">
        <w:rPr>
          <w:szCs w:val="15"/>
        </w:rPr>
        <w:t xml:space="preserve"> it for a period of 30s</w:t>
      </w:r>
      <w:r>
        <w:rPr>
          <w:szCs w:val="15"/>
        </w:rPr>
        <w:t xml:space="preserve">. They got feedback </w:t>
      </w:r>
      <w:r w:rsidR="002B1B06">
        <w:rPr>
          <w:szCs w:val="15"/>
        </w:rPr>
        <w:t>on</w:t>
      </w:r>
      <w:r>
        <w:rPr>
          <w:szCs w:val="15"/>
        </w:rPr>
        <w:t xml:space="preserve"> their performance during every trial in </w:t>
      </w:r>
      <w:proofErr w:type="gramStart"/>
      <w:r>
        <w:rPr>
          <w:szCs w:val="15"/>
        </w:rPr>
        <w:t>form</w:t>
      </w:r>
      <w:proofErr w:type="gramEnd"/>
      <w:r>
        <w:rPr>
          <w:szCs w:val="15"/>
        </w:rPr>
        <w:t xml:space="preserve"> of sensory feedback. </w:t>
      </w:r>
      <w:r w:rsidR="00474CE4">
        <w:rPr>
          <w:szCs w:val="15"/>
        </w:rPr>
        <w:t xml:space="preserve">Three different sensory </w:t>
      </w:r>
      <w:r w:rsidR="00474CE4">
        <w:rPr>
          <w:szCs w:val="15"/>
        </w:rPr>
        <w:t xml:space="preserve">feedback </w:t>
      </w:r>
      <w:r w:rsidR="0009155E">
        <w:rPr>
          <w:szCs w:val="15"/>
        </w:rPr>
        <w:t>types</w:t>
      </w:r>
      <w:r w:rsidR="00474CE4">
        <w:rPr>
          <w:szCs w:val="15"/>
        </w:rPr>
        <w:t xml:space="preserve"> </w:t>
      </w:r>
      <w:r w:rsidR="002B1B06">
        <w:rPr>
          <w:szCs w:val="15"/>
        </w:rPr>
        <w:t xml:space="preserve">were </w:t>
      </w:r>
      <w:r w:rsidR="00474CE4">
        <w:rPr>
          <w:szCs w:val="15"/>
        </w:rPr>
        <w:t xml:space="preserve">presented in the following order: 1. Visual only, 2. </w:t>
      </w:r>
      <w:del w:id="533" w:author="Jos Becktepe" w:date="2023-03-27T20:07:00Z">
        <w:r w:rsidR="00474CE4" w:rsidDel="0068407E">
          <w:rPr>
            <w:szCs w:val="15"/>
          </w:rPr>
          <w:delText>visual-auditive</w:delText>
        </w:r>
      </w:del>
      <w:ins w:id="534" w:author="Jos Becktepe" w:date="2023-03-27T20:07:00Z">
        <w:r w:rsidR="0068407E">
          <w:rPr>
            <w:szCs w:val="15"/>
          </w:rPr>
          <w:t>audio-visual</w:t>
        </w:r>
      </w:ins>
      <w:r w:rsidR="002B1B06">
        <w:rPr>
          <w:szCs w:val="15"/>
        </w:rPr>
        <w:t xml:space="preserve"> </w:t>
      </w:r>
      <w:r w:rsidR="00474CE4">
        <w:rPr>
          <w:szCs w:val="15"/>
        </w:rPr>
        <w:t>and 3. audit</w:t>
      </w:r>
      <w:ins w:id="535" w:author="Jos Becktepe" w:date="2023-03-27T20:07:00Z">
        <w:r w:rsidR="0068407E">
          <w:rPr>
            <w:szCs w:val="15"/>
          </w:rPr>
          <w:t>ory</w:t>
        </w:r>
      </w:ins>
      <w:del w:id="536" w:author="Jos Becktepe" w:date="2023-03-27T20:07:00Z">
        <w:r w:rsidR="00474CE4" w:rsidDel="0068407E">
          <w:rPr>
            <w:szCs w:val="15"/>
          </w:rPr>
          <w:delText>ive</w:delText>
        </w:r>
      </w:del>
      <w:r w:rsidR="00474CE4">
        <w:rPr>
          <w:szCs w:val="15"/>
        </w:rPr>
        <w:t xml:space="preserve"> only. </w:t>
      </w:r>
      <w:r w:rsidR="002B1B06">
        <w:rPr>
          <w:szCs w:val="15"/>
        </w:rPr>
        <w:t>Visual only (</w:t>
      </w:r>
      <w:proofErr w:type="spellStart"/>
      <w:r w:rsidR="002B1B06">
        <w:rPr>
          <w:szCs w:val="15"/>
        </w:rPr>
        <w:t>vo</w:t>
      </w:r>
      <w:proofErr w:type="spellEnd"/>
      <w:r w:rsidR="002B1B06">
        <w:rPr>
          <w:szCs w:val="15"/>
        </w:rPr>
        <w:t xml:space="preserve">) </w:t>
      </w:r>
      <w:r>
        <w:rPr>
          <w:szCs w:val="15"/>
        </w:rPr>
        <w:t xml:space="preserve">feedback consisted </w:t>
      </w:r>
      <w:r w:rsidR="002B1B06">
        <w:rPr>
          <w:szCs w:val="15"/>
        </w:rPr>
        <w:t>of a vertical</w:t>
      </w:r>
      <w:r>
        <w:rPr>
          <w:szCs w:val="15"/>
        </w:rPr>
        <w:t xml:space="preserve"> bar</w:t>
      </w:r>
      <w:r w:rsidR="002B1B06">
        <w:rPr>
          <w:szCs w:val="15"/>
        </w:rPr>
        <w:t xml:space="preserve"> </w:t>
      </w:r>
      <w:r>
        <w:rPr>
          <w:szCs w:val="15"/>
        </w:rPr>
        <w:t>which</w:t>
      </w:r>
      <w:r w:rsidR="002B1B06">
        <w:rPr>
          <w:szCs w:val="15"/>
        </w:rPr>
        <w:t xml:space="preserve"> position varied depending on how close the target force was matched. The target bar and the force sensitive bar overlapped when the target </w:t>
      </w:r>
      <w:r>
        <w:rPr>
          <w:szCs w:val="15"/>
        </w:rPr>
        <w:t xml:space="preserve">force was matched. Auditory </w:t>
      </w:r>
      <w:r w:rsidR="00474CE4">
        <w:rPr>
          <w:szCs w:val="15"/>
        </w:rPr>
        <w:t>only (</w:t>
      </w:r>
      <w:proofErr w:type="spellStart"/>
      <w:r w:rsidR="00474CE4">
        <w:rPr>
          <w:szCs w:val="15"/>
        </w:rPr>
        <w:t>ao</w:t>
      </w:r>
      <w:proofErr w:type="spellEnd"/>
      <w:r w:rsidR="00474CE4">
        <w:rPr>
          <w:szCs w:val="15"/>
        </w:rPr>
        <w:t xml:space="preserve">) </w:t>
      </w:r>
      <w:r>
        <w:rPr>
          <w:szCs w:val="15"/>
        </w:rPr>
        <w:t xml:space="preserve">feedback was provided by a reference tone (440Hz) </w:t>
      </w:r>
      <w:r w:rsidR="002B1B06">
        <w:rPr>
          <w:szCs w:val="15"/>
        </w:rPr>
        <w:t xml:space="preserve">as a target </w:t>
      </w:r>
      <w:r>
        <w:rPr>
          <w:szCs w:val="15"/>
        </w:rPr>
        <w:t xml:space="preserve">and </w:t>
      </w:r>
      <w:r w:rsidR="002B1B06">
        <w:rPr>
          <w:szCs w:val="15"/>
        </w:rPr>
        <w:t>a second</w:t>
      </w:r>
      <w:r>
        <w:rPr>
          <w:szCs w:val="15"/>
        </w:rPr>
        <w:t xml:space="preserve"> tone which varied in pitch depending on the distance to the target</w:t>
      </w:r>
      <w:r w:rsidR="002B1B06">
        <w:rPr>
          <w:szCs w:val="15"/>
        </w:rPr>
        <w:t xml:space="preserve"> force</w:t>
      </w:r>
      <w:r w:rsidR="00474CE4">
        <w:rPr>
          <w:szCs w:val="15"/>
        </w:rPr>
        <w:t xml:space="preserve"> (between 120 and 880 Hz)</w:t>
      </w:r>
      <w:r w:rsidR="002B1B06">
        <w:rPr>
          <w:szCs w:val="15"/>
        </w:rPr>
        <w:t>. If the target force was matched, participants heard two 440Hz tones</w:t>
      </w:r>
      <w:r>
        <w:rPr>
          <w:szCs w:val="15"/>
        </w:rPr>
        <w:t xml:space="preserve">. </w:t>
      </w:r>
      <w:del w:id="537" w:author="Jos Becktepe" w:date="2023-03-27T20:08:00Z">
        <w:r w:rsidR="00474CE4" w:rsidDel="00E258E3">
          <w:rPr>
            <w:szCs w:val="15"/>
          </w:rPr>
          <w:delText>Visual-auditiv</w:delText>
        </w:r>
      </w:del>
      <w:ins w:id="538" w:author="Jos Becktepe" w:date="2023-03-27T20:08:00Z">
        <w:r w:rsidR="00E258E3">
          <w:rPr>
            <w:szCs w:val="15"/>
          </w:rPr>
          <w:t>Audio-visual</w:t>
        </w:r>
      </w:ins>
      <w:r w:rsidR="00474CE4">
        <w:rPr>
          <w:szCs w:val="15"/>
        </w:rPr>
        <w:t xml:space="preserve"> feedback was a combination of the </w:t>
      </w:r>
      <w:proofErr w:type="spellStart"/>
      <w:r w:rsidR="00474CE4">
        <w:rPr>
          <w:szCs w:val="15"/>
        </w:rPr>
        <w:t>vo</w:t>
      </w:r>
      <w:proofErr w:type="spellEnd"/>
      <w:r w:rsidR="00474CE4">
        <w:rPr>
          <w:szCs w:val="15"/>
        </w:rPr>
        <w:t xml:space="preserve"> and </w:t>
      </w:r>
      <w:proofErr w:type="spellStart"/>
      <w:r w:rsidR="00474CE4">
        <w:rPr>
          <w:szCs w:val="15"/>
        </w:rPr>
        <w:t>ao</w:t>
      </w:r>
      <w:proofErr w:type="spellEnd"/>
      <w:r w:rsidR="00474CE4">
        <w:rPr>
          <w:szCs w:val="15"/>
        </w:rPr>
        <w:t xml:space="preserve"> </w:t>
      </w:r>
      <w:r w:rsidR="0009155E">
        <w:rPr>
          <w:szCs w:val="15"/>
        </w:rPr>
        <w:t>type</w:t>
      </w:r>
      <w:r w:rsidR="00474CE4">
        <w:rPr>
          <w:szCs w:val="15"/>
        </w:rPr>
        <w:t xml:space="preserve">. </w:t>
      </w:r>
      <w:r w:rsidR="001D155D">
        <w:rPr>
          <w:szCs w:val="15"/>
        </w:rPr>
        <w:t xml:space="preserve">Each experimental trial consisted of a written cue what type of feedback is being </w:t>
      </w:r>
      <w:r w:rsidR="001D155D" w:rsidRPr="00443323">
        <w:rPr>
          <w:szCs w:val="15"/>
        </w:rPr>
        <w:t>presented, a 30 s resting period and a 30 s task period (</w:t>
      </w:r>
      <w:r w:rsidR="001D155D" w:rsidRPr="00443323">
        <w:t xml:space="preserve">see </w:t>
      </w:r>
      <w:r w:rsidR="001D155D" w:rsidRPr="00443323">
        <w:fldChar w:fldCharType="begin"/>
      </w:r>
      <w:r w:rsidR="001D155D" w:rsidRPr="00443323">
        <w:instrText xml:space="preserve"> REF _Ref120090947 \h  \* MERGEFORMAT </w:instrText>
      </w:r>
      <w:r w:rsidR="001D155D" w:rsidRPr="00443323">
        <w:fldChar w:fldCharType="separate"/>
      </w:r>
      <w:r w:rsidR="001D155D" w:rsidRPr="00443323">
        <w:t>Figure 4</w:t>
      </w:r>
      <w:r w:rsidR="001D155D" w:rsidRPr="00443323">
        <w:fldChar w:fldCharType="end"/>
      </w:r>
      <w:r w:rsidR="001D155D" w:rsidRPr="00443323">
        <w:t>,</w:t>
      </w:r>
      <w:r w:rsidR="001D155D" w:rsidRPr="001D155D">
        <w:t xml:space="preserve"> right side)</w:t>
      </w:r>
      <w:r w:rsidR="001D155D">
        <w:t>.</w:t>
      </w:r>
    </w:p>
    <w:p w14:paraId="438212D5" w14:textId="36B9D219"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w:t>
      </w:r>
      <w:r w:rsidR="002B1B06">
        <w:rPr>
          <w:szCs w:val="15"/>
        </w:rPr>
        <w:t>conditions</w:t>
      </w:r>
      <w:r w:rsidR="0009155E">
        <w:rPr>
          <w:szCs w:val="15"/>
        </w:rPr>
        <w:t xml:space="preserve">. The low gain and high gain resulting in </w:t>
      </w:r>
      <w:r w:rsidR="00DE019C">
        <w:rPr>
          <w:szCs w:val="15"/>
        </w:rPr>
        <w:t>an easier or harder task to match the target force (Archer ea., 2017).</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19490C47" w14:textId="77777777" w:rsidR="005824FB" w:rsidRDefault="005824FB" w:rsidP="00906A4B">
      <w:pPr>
        <w:pStyle w:val="Methodssubheading"/>
      </w:pPr>
    </w:p>
    <w:p w14:paraId="788BF48C" w14:textId="22EA804F" w:rsidR="00A03252" w:rsidRDefault="00906A4B" w:rsidP="00906A4B">
      <w:pPr>
        <w:pStyle w:val="Methodssubheading"/>
      </w:pPr>
      <w:r>
        <w:t>Data processing</w:t>
      </w:r>
    </w:p>
    <w:p w14:paraId="4BA94303" w14:textId="4B84F428" w:rsidR="00307554" w:rsidRPr="00443323" w:rsidRDefault="002E5BA9" w:rsidP="00906A4B">
      <w:pPr>
        <w:pStyle w:val="MethodsText"/>
      </w:pPr>
      <w:r w:rsidRPr="00443323">
        <w:t xml:space="preserve">The force data was first normalized to the participants MF by dividing every sample by the MF * 0.15. Next, data was filtered using a bandpass </w:t>
      </w:r>
      <w:proofErr w:type="spellStart"/>
      <w:r w:rsidRPr="00443323">
        <w:t>butterworth</w:t>
      </w:r>
      <w:proofErr w:type="spellEnd"/>
      <w:r w:rsidRPr="00443323">
        <w:t xml:space="preserve">, executed by the </w:t>
      </w:r>
      <w:proofErr w:type="spellStart"/>
      <w:r w:rsidRPr="00443323">
        <w:t>scipy</w:t>
      </w:r>
      <w:proofErr w:type="spellEnd"/>
      <w:r w:rsidRPr="00443323">
        <w:t xml:space="preserve"> package (1.</w:t>
      </w:r>
      <w:r w:rsidR="00C43619" w:rsidRPr="00443323">
        <w:t>8</w:t>
      </w:r>
      <w:r w:rsidRPr="00443323">
        <w:t>.1) in python (3.</w:t>
      </w:r>
      <w:r w:rsidR="00BF3773">
        <w:t>10</w:t>
      </w:r>
      <w:r w:rsidRPr="00443323">
        <w:t xml:space="preserve">). </w:t>
      </w:r>
      <w:r w:rsidR="00DE019C" w:rsidRPr="00443323">
        <w:t>After filtering, data was cut into trials t</w:t>
      </w:r>
      <w:r w:rsidRPr="00443323">
        <w:t xml:space="preserve">o estimate power-spectral densities, </w:t>
      </w:r>
      <w:r w:rsidR="00DE019C" w:rsidRPr="00443323">
        <w:t xml:space="preserve">using the </w:t>
      </w:r>
      <w:proofErr w:type="spellStart"/>
      <w:r w:rsidR="00307554" w:rsidRPr="00443323">
        <w:t>psd_array_welch</w:t>
      </w:r>
      <w:proofErr w:type="spellEnd"/>
      <w:r w:rsidR="00307554" w:rsidRPr="00443323">
        <w:t xml:space="preserve"> function from the MNE package</w:t>
      </w:r>
      <w:r w:rsidR="00BF3773">
        <w:t xml:space="preserve"> (1.3.1)</w:t>
      </w:r>
      <w:r w:rsidR="00307554" w:rsidRPr="00443323">
        <w:t xml:space="preserve">. For </w:t>
      </w:r>
      <w:r w:rsidR="00BF3773">
        <w:t xml:space="preserve">force </w:t>
      </w:r>
      <w:r w:rsidR="00307554" w:rsidRPr="00443323">
        <w:t xml:space="preserve">tremor relevant power, a frequency window </w:t>
      </w:r>
      <w:ins w:id="539" w:author="Jos Becktepe" w:date="2023-03-27T20:09:00Z">
        <w:r w:rsidR="00F575B6">
          <w:t xml:space="preserve">of </w:t>
        </w:r>
      </w:ins>
      <w:r w:rsidR="00307554" w:rsidRPr="00443323">
        <w:t>4-12 Hz was defined, for voluntary movement a 0</w:t>
      </w:r>
      <w:r w:rsidR="00BF3773">
        <w:t>.1</w:t>
      </w:r>
      <w:r w:rsidR="00307554" w:rsidRPr="00443323">
        <w:t xml:space="preserve">-3 Hz frequency window was defined. Unfiltered force error (RMSE) during a trial was calculated by the root of the squared </w:t>
      </w:r>
      <w:r w:rsidR="00DE019C" w:rsidRPr="00443323">
        <w:t>difference</w:t>
      </w:r>
      <w:r w:rsidR="00307554" w:rsidRPr="00443323">
        <w:t xml:space="preserve"> per sample to the target force. </w:t>
      </w:r>
    </w:p>
    <w:p w14:paraId="0E312548" w14:textId="2BBEC6C0" w:rsidR="00371DEA" w:rsidRDefault="00307554" w:rsidP="00A45218">
      <w:pPr>
        <w:pStyle w:val="MethodsText"/>
      </w:pPr>
      <w:r w:rsidRPr="00443323">
        <w:t xml:space="preserve">The Pupil data </w:t>
      </w:r>
      <w:r w:rsidR="00DE019C" w:rsidRPr="00443323">
        <w:t xml:space="preserve">was first cleaned of artifacts. Blinks were detected using outliers in gaze acceleration and </w:t>
      </w:r>
      <w:proofErr w:type="spellStart"/>
      <w:r w:rsidR="00DE019C" w:rsidRPr="00443323">
        <w:t>PupilLabs</w:t>
      </w:r>
      <w:proofErr w:type="spellEnd"/>
      <w:r w:rsidR="00DE019C" w:rsidRPr="00443323">
        <w:t xml:space="preserve"> confidence values </w:t>
      </w:r>
      <w:r w:rsidR="00BF3773">
        <w:t xml:space="preserve">(Pupil v2.5) </w:t>
      </w:r>
      <w:r w:rsidR="00DE019C" w:rsidRPr="00443323">
        <w:t xml:space="preserve">and set to </w:t>
      </w:r>
      <w:proofErr w:type="spellStart"/>
      <w:r w:rsidR="00DE019C" w:rsidRPr="00443323">
        <w:t>NaN</w:t>
      </w:r>
      <w:proofErr w:type="spellEnd"/>
      <w:r w:rsidR="00DE019C" w:rsidRPr="00443323">
        <w:t xml:space="preserve"> in the time series. </w:t>
      </w:r>
      <w:proofErr w:type="spellStart"/>
      <w:r w:rsidR="00DE019C" w:rsidRPr="00443323">
        <w:t>NaN</w:t>
      </w:r>
      <w:proofErr w:type="spellEnd"/>
      <w:r w:rsidR="00DE019C" w:rsidRPr="00443323">
        <w:t xml:space="preserve"> values were subsequently interpolated using a </w:t>
      </w:r>
      <w:proofErr w:type="spellStart"/>
      <w:r w:rsidR="00E11AC0" w:rsidRPr="00443323">
        <w:t>fft</w:t>
      </w:r>
      <w:proofErr w:type="spellEnd"/>
      <w:r w:rsidR="00E11AC0" w:rsidRPr="00443323">
        <w:t xml:space="preserve"> convolution using a Gaussian kernel ranging 120 samples (~0.5 s)</w:t>
      </w:r>
      <w:r w:rsidR="00BF3773">
        <w:t xml:space="preserve"> from the </w:t>
      </w:r>
      <w:proofErr w:type="spellStart"/>
      <w:r w:rsidR="00BF3773">
        <w:t>astropy</w:t>
      </w:r>
      <w:proofErr w:type="spellEnd"/>
      <w:r w:rsidR="00BF3773">
        <w:t xml:space="preserve"> package (5.1)</w:t>
      </w:r>
      <w:r w:rsidR="00E11AC0" w:rsidRPr="00443323">
        <w:t xml:space="preserve">. After cleaning the raw time series, data was cut into epochs. A </w:t>
      </w:r>
      <w:proofErr w:type="spellStart"/>
      <w:r w:rsidR="00BF3773">
        <w:t>substractive</w:t>
      </w:r>
      <w:proofErr w:type="spellEnd"/>
      <w:r w:rsidR="00E11AC0" w:rsidRPr="00443323">
        <w:t xml:space="preserve"> baseline correction</w:t>
      </w:r>
      <w:r w:rsidR="000150E1" w:rsidRPr="00443323">
        <w:t xml:space="preserve"> (-10</w:t>
      </w:r>
      <w:r w:rsidR="00BF3773">
        <w:t xml:space="preserve"> to -2</w:t>
      </w:r>
      <w:r w:rsidR="000150E1" w:rsidRPr="00443323">
        <w:t>s</w:t>
      </w:r>
      <w:r w:rsidR="00BF3773">
        <w:t xml:space="preserve"> before trial onset</w:t>
      </w:r>
      <w:r w:rsidR="000150E1" w:rsidRPr="00443323">
        <w:t>)</w:t>
      </w:r>
      <w:r w:rsidR="00E11AC0" w:rsidRPr="00443323">
        <w:t xml:space="preserve"> was applied per epoch and changes in pupil size were estimated 5 s after epoch start until 10s before</w:t>
      </w:r>
      <w:r w:rsidR="00E11AC0">
        <w:t xml:space="preserve"> the epoch ended. The </w:t>
      </w:r>
      <w:proofErr w:type="gramStart"/>
      <w:r w:rsidR="00E11AC0">
        <w:t>mean</w:t>
      </w:r>
      <w:proofErr w:type="gramEnd"/>
      <w:r w:rsidR="00E11AC0">
        <w:t xml:space="preserve"> of </w:t>
      </w:r>
      <w:r w:rsidR="00BF3773">
        <w:t xml:space="preserve">this </w:t>
      </w:r>
      <w:r w:rsidR="00E11AC0">
        <w:t xml:space="preserve">time window was used for statistical analysis. </w:t>
      </w:r>
    </w:p>
    <w:p w14:paraId="714E0A42" w14:textId="20A9148F" w:rsidR="00E11AC0" w:rsidRDefault="00C43619" w:rsidP="00E11AC0">
      <w:pPr>
        <w:pStyle w:val="MethodsText"/>
      </w:pPr>
      <w:r>
        <w:t>Preprocessing</w:t>
      </w:r>
      <w:r w:rsidR="00E11AC0">
        <w:t xml:space="preserve"> scripts of the </w:t>
      </w:r>
      <w:r w:rsidR="000150E1">
        <w:t>FS</w:t>
      </w:r>
      <w:r w:rsidR="005824FB">
        <w:t>R</w:t>
      </w:r>
      <w:r w:rsidR="00E11AC0">
        <w:t xml:space="preserve"> and pupil data can be found at </w:t>
      </w:r>
      <w:r>
        <w:t>GitHub</w:t>
      </w:r>
      <w:r w:rsidR="00E11AC0">
        <w:t xml:space="preserve"> (</w:t>
      </w:r>
      <w:hyperlink r:id="rId23" w:history="1">
        <w:r w:rsidR="00E11AC0" w:rsidRPr="00D97073">
          <w:rPr>
            <w:rStyle w:val="Hyperlink"/>
          </w:rPr>
          <w:t>https://github.com/JuliusWelzel/tremor_feedback_jw</w:t>
        </w:r>
      </w:hyperlink>
      <w:r w:rsidR="00E11AC0">
        <w:t xml:space="preserve">). </w:t>
      </w: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t>Statistics</w:t>
      </w:r>
    </w:p>
    <w:p w14:paraId="727698B1" w14:textId="76D3398E" w:rsidR="00B1578E" w:rsidRDefault="00C43619" w:rsidP="00C43619">
      <w:pPr>
        <w:pStyle w:val="MethodsText"/>
      </w:pPr>
      <w:r>
        <w:t xml:space="preserve">Clinical data were compared between groups using a Mann-Whitney-U test. Correlation </w:t>
      </w:r>
      <w:r w:rsidR="001843E2">
        <w:t>analyses</w:t>
      </w:r>
      <w:r>
        <w:t xml:space="preserve"> were conducted using a Pearson correlation if </w:t>
      </w:r>
      <w:proofErr w:type="spellStart"/>
      <w:r>
        <w:t>Levene’s</w:t>
      </w:r>
      <w:proofErr w:type="spellEnd"/>
      <w:r>
        <w:t xml:space="preserve"> test and </w:t>
      </w:r>
      <w:r>
        <w:lastRenderedPageBreak/>
        <w:t xml:space="preserve">Shapiro-Wilk test allowed it, otherwise spearman rank correlation </w:t>
      </w:r>
      <w:r w:rsidR="001843E2">
        <w:t xml:space="preserve">was </w:t>
      </w:r>
      <w:r>
        <w:t xml:space="preserve">used. For the </w:t>
      </w:r>
      <w:r w:rsidR="000150E1">
        <w:t>FS</w:t>
      </w:r>
      <w:r w:rsidR="005824FB">
        <w:t>R</w:t>
      </w:r>
      <w:r>
        <w:t xml:space="preserve"> data the interindividual difference between the means of the easy and hard </w:t>
      </w:r>
      <w:r w:rsidR="0009155E">
        <w:t xml:space="preserve">feedback </w:t>
      </w:r>
      <w:r>
        <w:t xml:space="preserve">condition was calculated per feedback </w:t>
      </w:r>
      <w:r w:rsidR="0009155E">
        <w:t>type</w:t>
      </w:r>
      <w:r>
        <w:t xml:space="preserve">. </w:t>
      </w:r>
      <w:r w:rsidR="009518C0">
        <w:t>T</w:t>
      </w:r>
      <w:r>
        <w:t xml:space="preserve">-tests between groups for every feedback condition </w:t>
      </w:r>
      <w:r w:rsidR="009518C0">
        <w:t xml:space="preserve">were </w:t>
      </w:r>
      <w:r>
        <w:t>calculated. The same was done for the pupil size data. All statistical analys</w:t>
      </w:r>
      <w:r w:rsidR="004035DA">
        <w:t>e</w:t>
      </w:r>
      <w:r>
        <w:t>s were performed in Python (3.</w:t>
      </w:r>
      <w:r w:rsidR="00BF3773">
        <w:t>10</w:t>
      </w:r>
      <w:r>
        <w:t xml:space="preserve">) using the </w:t>
      </w:r>
      <w:proofErr w:type="spellStart"/>
      <w:proofErr w:type="gramStart"/>
      <w:r>
        <w:t>scipy</w:t>
      </w:r>
      <w:proofErr w:type="spellEnd"/>
      <w:r>
        <w:t xml:space="preserve"> package</w:t>
      </w:r>
      <w:proofErr w:type="gramEnd"/>
      <w:r>
        <w:t xml:space="preserve"> (1.8.1)</w:t>
      </w:r>
      <w:r w:rsidR="0009155E">
        <w:t xml:space="preserve"> or </w:t>
      </w:r>
      <w:proofErr w:type="spellStart"/>
      <w:r w:rsidR="0009155E">
        <w:t>pingouin</w:t>
      </w:r>
      <w:proofErr w:type="spellEnd"/>
      <w:r w:rsidR="0009155E">
        <w:t xml:space="preserve"> package (0.5.2).</w:t>
      </w:r>
    </w:p>
    <w:p w14:paraId="1FFCAC44" w14:textId="18B136FD" w:rsidR="00B70A5D" w:rsidRDefault="00B70A5D" w:rsidP="00C43619">
      <w:pPr>
        <w:pStyle w:val="MethodsText"/>
      </w:pPr>
    </w:p>
    <w:p w14:paraId="5966FF29" w14:textId="341985A6" w:rsidR="00B70A5D" w:rsidRDefault="00443323" w:rsidP="00AD19D9">
      <w:pPr>
        <w:pStyle w:val="Methodssubheading"/>
      </w:pPr>
      <w:r>
        <w:t>Sample size</w:t>
      </w:r>
      <w:r w:rsidR="00AD19D9">
        <w:t xml:space="preserve"> justification</w:t>
      </w:r>
    </w:p>
    <w:p w14:paraId="0531DA2C" w14:textId="4FED5266" w:rsidR="00B70A5D" w:rsidRDefault="00B70A5D" w:rsidP="00B70A5D">
      <w:pPr>
        <w:pStyle w:val="MethodsText"/>
      </w:pPr>
      <w:r>
        <w:t>The paper use</w:t>
      </w:r>
      <w:r w:rsidR="00AD19D9">
        <w:t>s</w:t>
      </w:r>
      <w:r w:rsidR="00BF3773">
        <w:t xml:space="preserve"> a</w:t>
      </w:r>
      <w:r>
        <w:t xml:space="preserve"> sequential design with maximal sample sizes to efficiently determine statistical power. </w:t>
      </w:r>
      <w:r w:rsidR="00BF3773">
        <w:t>With</w:t>
      </w:r>
      <w:r>
        <w:t xml:space="preserve">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3C768047" w:rsidR="00B70A5D" w:rsidRDefault="00B70A5D" w:rsidP="00B70A5D">
      <w:pPr>
        <w:pStyle w:val="MethodsText"/>
      </w:pPr>
    </w:p>
    <w:p w14:paraId="56B20587" w14:textId="482769C8" w:rsidR="00B70A5D" w:rsidRDefault="00AD19D9" w:rsidP="00B70A5D">
      <w:pPr>
        <w:pStyle w:val="MethodsText"/>
      </w:pPr>
      <w:r>
        <w:t>The</w:t>
      </w:r>
      <w:r w:rsidR="00B70A5D">
        <w:t xml:space="preserve"> study is designed to have power of 0.80</w:t>
      </w:r>
      <w:r>
        <w:t xml:space="preserve"> from the original paper</w:t>
      </w:r>
      <w:r w:rsidR="00B70A5D">
        <w:t xml:space="preserve">, </w:t>
      </w:r>
      <w:r>
        <w:t xml:space="preserve">therefore the data tested </w:t>
      </w:r>
      <w:r w:rsidR="00B70A5D">
        <w:t xml:space="preserve">after each participant until the </w:t>
      </w:r>
      <w:r>
        <w:t xml:space="preserve">desired </w:t>
      </w:r>
      <w:r w:rsidR="00B70A5D">
        <w:t xml:space="preserve">power level is reached. </w:t>
      </w:r>
      <w:r>
        <w:t>T</w:t>
      </w:r>
      <w:r w:rsidR="00B70A5D">
        <w:t xml:space="preserve">he desired power is achieved before the planned </w:t>
      </w:r>
      <w:r>
        <w:t xml:space="preserve">maximal </w:t>
      </w:r>
      <w:r w:rsidR="00B70A5D">
        <w:t>sample size is reached</w:t>
      </w:r>
      <w:r>
        <w:t xml:space="preserve"> (max n = 2</w:t>
      </w:r>
      <w:r w:rsidR="00BF3773">
        <w:t>5</w:t>
      </w:r>
      <w:r>
        <w:t>)</w:t>
      </w:r>
      <w:r w:rsidR="00B70A5D">
        <w:t xml:space="preserve">, </w:t>
      </w:r>
      <w:r>
        <w:t xml:space="preserve">hence the </w:t>
      </w:r>
      <w:r w:rsidR="00B70A5D">
        <w:t xml:space="preserve">study </w:t>
      </w:r>
      <w:r>
        <w:t xml:space="preserve">was </w:t>
      </w:r>
      <w:r w:rsidR="00B70A5D">
        <w:t xml:space="preserve">stopped early, as </w:t>
      </w:r>
      <w:r>
        <w:t xml:space="preserve">higher numbers would have impacted the other outcome parameters to </w:t>
      </w:r>
      <w:proofErr w:type="gramStart"/>
      <w:r>
        <w:t>a</w:t>
      </w:r>
      <w:proofErr w:type="gramEnd"/>
      <w:r>
        <w:t xml:space="preserve"> unknown </w:t>
      </w:r>
      <w:proofErr w:type="gramStart"/>
      <w:r>
        <w:t>extend</w:t>
      </w:r>
      <w:proofErr w:type="gramEnd"/>
      <w:r w:rsidR="00B70A5D">
        <w:t>.</w:t>
      </w:r>
    </w:p>
    <w:p w14:paraId="068AFF23" w14:textId="00504C13" w:rsidR="00B70A5D" w:rsidRDefault="00B70A5D" w:rsidP="00B70A5D">
      <w:pPr>
        <w:pStyle w:val="MethodsText"/>
      </w:pPr>
    </w:p>
    <w:p w14:paraId="3A0EDD3C" w14:textId="6E10D51F" w:rsidR="00FF5F16" w:rsidRDefault="00B70A5D" w:rsidP="00B70A5D">
      <w:pPr>
        <w:pStyle w:val="MethodsText"/>
      </w:pPr>
      <w:r>
        <w:t>Overall, sequential designs with maximal sample sizes offer a</w:t>
      </w:r>
      <w:r w:rsidR="00BF3773">
        <w:t>n</w:t>
      </w:r>
      <w:r>
        <w:t xml:space="preserve"> approach to optimizing statistical power in </w:t>
      </w:r>
      <w:r w:rsidR="00AD19D9">
        <w:t>replication studies where new outcome parameters are introduced (</w:t>
      </w:r>
      <w:proofErr w:type="spellStart"/>
      <w:r>
        <w:t>Schönebrodt</w:t>
      </w:r>
      <w:proofErr w:type="spellEnd"/>
      <w:r w:rsidR="00AD19D9">
        <w:t xml:space="preserve"> and </w:t>
      </w:r>
      <w:proofErr w:type="spellStart"/>
      <w:r w:rsidR="00AD19D9">
        <w:t>Wagenmaker</w:t>
      </w:r>
      <w:proofErr w:type="spellEnd"/>
      <w:r>
        <w:t>, 2018)</w:t>
      </w:r>
      <w:r w:rsidR="005824FB">
        <w:t>.</w:t>
      </w:r>
    </w:p>
    <w:p w14:paraId="03A24EFA" w14:textId="7677C9F4" w:rsidR="005824FB" w:rsidRDefault="005824FB" w:rsidP="00B70A5D">
      <w:pPr>
        <w:pStyle w:val="MethodsText"/>
      </w:pPr>
      <w:r>
        <w:rPr>
          <w:noProof/>
        </w:rPr>
        <mc:AlternateContent>
          <mc:Choice Requires="wps">
            <w:drawing>
              <wp:anchor distT="45720" distB="45720" distL="114300" distR="114300" simplePos="0" relativeHeight="251667458" behindDoc="0" locked="0" layoutInCell="1" allowOverlap="1" wp14:anchorId="65879BD1" wp14:editId="6C8B8535">
                <wp:simplePos x="0" y="0"/>
                <wp:positionH relativeFrom="margin">
                  <wp:align>left</wp:align>
                </wp:positionH>
                <wp:positionV relativeFrom="margin">
                  <wp:posOffset>3239654</wp:posOffset>
                </wp:positionV>
                <wp:extent cx="6734175" cy="5039995"/>
                <wp:effectExtent l="0" t="0" r="28575" b="2730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5039995"/>
                        </a:xfrm>
                        <a:prstGeom prst="rect">
                          <a:avLst/>
                        </a:prstGeom>
                        <a:solidFill>
                          <a:srgbClr val="FFFFFF"/>
                        </a:solidFill>
                        <a:ln w="12700">
                          <a:solidFill>
                            <a:schemeClr val="tx1">
                              <a:lumMod val="100000"/>
                              <a:lumOff val="0"/>
                            </a:schemeClr>
                          </a:solidFill>
                          <a:miter lim="800000"/>
                          <a:headEnd/>
                          <a:tailEnd/>
                        </a:ln>
                      </wps:spPr>
                      <wps:txb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0;margin-top:255.1pt;width:530.25pt;height:396.85pt;z-index:25166745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" strokecolor="black [3213]" strokeweight="1pt">
                <v:path arrowok="t"/>
                <v:textbo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v:textbox>
                <w10:wrap type="square" anchorx="margin" anchory="margin"/>
              </v:shape>
            </w:pict>
          </mc:Fallback>
        </mc:AlternateContent>
      </w:r>
    </w:p>
    <w:p w14:paraId="4E05DB9E" w14:textId="51C71FE7" w:rsidR="005824FB" w:rsidRDefault="005824FB">
      <w:pPr>
        <w:jc w:val="left"/>
        <w:rPr>
          <w:sz w:val="15"/>
        </w:rPr>
      </w:pPr>
      <w:r>
        <w:br w:type="page"/>
      </w:r>
    </w:p>
    <w:p w14:paraId="5F1FC326" w14:textId="7EFA3DFF" w:rsidR="005824FB" w:rsidRDefault="005824FB" w:rsidP="005824FB">
      <w:pPr>
        <w:pStyle w:val="Heading1"/>
      </w:pPr>
      <w:r>
        <w:lastRenderedPageBreak/>
        <w:t>References</w:t>
      </w:r>
    </w:p>
    <w:p w14:paraId="280EF6B8" w14:textId="77777777" w:rsidR="00B1578E" w:rsidRDefault="00B1578E" w:rsidP="00C43619">
      <w:pPr>
        <w:pStyle w:val="MethodsText"/>
      </w:pPr>
    </w:p>
    <w:p w14:paraId="740F74DE" w14:textId="77777777" w:rsidR="00C12095" w:rsidRPr="00C12095" w:rsidRDefault="00B1578E" w:rsidP="00C12095">
      <w:pPr>
        <w:pStyle w:val="EndNoteBibliography"/>
        <w:rPr>
          <w:noProof/>
        </w:rPr>
      </w:pPr>
      <w:r>
        <w:fldChar w:fldCharType="begin"/>
      </w:r>
      <w:r>
        <w:instrText xml:space="preserve"> ADDIN EN.REFLIST </w:instrText>
      </w:r>
      <w:r>
        <w:fldChar w:fldCharType="separate"/>
      </w:r>
      <w:r w:rsidR="00C12095" w:rsidRPr="00C12095">
        <w:rPr>
          <w:noProof/>
        </w:rPr>
        <w:t xml:space="preserve">Archer, D. B., S. A. Coombes, W. T. Chu, J. W. Chung, R. G. Burciu, M. S. Okun, A. Wagle Shukla and D. E. Vaillancourt (2017). "A widespread visually-sensitive functional network relates to symptoms in essential tremor." </w:t>
      </w:r>
      <w:r w:rsidR="00C12095" w:rsidRPr="00C12095">
        <w:rPr>
          <w:noProof/>
          <w:u w:val="single"/>
        </w:rPr>
        <w:t>Brain</w:t>
      </w:r>
      <w:r w:rsidR="00C12095" w:rsidRPr="00C12095">
        <w:rPr>
          <w:noProof/>
        </w:rPr>
        <w:t>.</w:t>
      </w:r>
    </w:p>
    <w:p w14:paraId="51C81849" w14:textId="77777777" w:rsidR="00C12095" w:rsidRPr="00C12095" w:rsidRDefault="00C12095" w:rsidP="00C12095">
      <w:pPr>
        <w:pStyle w:val="EndNoteBibliography"/>
        <w:rPr>
          <w:noProof/>
        </w:rPr>
      </w:pPr>
      <w:r w:rsidRPr="00C12095">
        <w:rPr>
          <w:noProof/>
        </w:rPr>
        <w:t xml:space="preserve">Beatty, J. (1982). "Task-evoked pupillary responses, processing load, and the structure of processing resources." </w:t>
      </w:r>
      <w:r w:rsidRPr="00C12095">
        <w:rPr>
          <w:noProof/>
          <w:u w:val="single"/>
        </w:rPr>
        <w:t>Psychological bulletin</w:t>
      </w:r>
      <w:r w:rsidRPr="00C12095">
        <w:rPr>
          <w:noProof/>
        </w:rPr>
        <w:t xml:space="preserve"> </w:t>
      </w:r>
      <w:r w:rsidRPr="00C12095">
        <w:rPr>
          <w:b/>
          <w:noProof/>
        </w:rPr>
        <w:t>91</w:t>
      </w:r>
      <w:r w:rsidRPr="00C12095">
        <w:rPr>
          <w:noProof/>
        </w:rPr>
        <w:t>(2): 276.</w:t>
      </w:r>
    </w:p>
    <w:p w14:paraId="1604C9BF" w14:textId="77777777" w:rsidR="00C12095" w:rsidRPr="00C12095" w:rsidRDefault="00C12095" w:rsidP="00C12095">
      <w:pPr>
        <w:pStyle w:val="EndNoteBibliography"/>
        <w:rPr>
          <w:noProof/>
        </w:rPr>
      </w:pPr>
      <w:r w:rsidRPr="00C12095">
        <w:rPr>
          <w:noProof/>
        </w:rPr>
        <w:t xml:space="preserve">Becktepe, J. S., F. Govert, L. Kasiske, M. Yalaz, K. Witt and G. Deuschl (2019). "Pupillary response to light and tasks in early and late onset essential tremor patients." </w:t>
      </w:r>
      <w:r w:rsidRPr="00C12095">
        <w:rPr>
          <w:noProof/>
          <w:u w:val="single"/>
        </w:rPr>
        <w:t>Parkinsonism Relat Disord</w:t>
      </w:r>
      <w:r w:rsidRPr="00C12095">
        <w:rPr>
          <w:noProof/>
        </w:rPr>
        <w:t xml:space="preserve"> </w:t>
      </w:r>
      <w:r w:rsidRPr="00C12095">
        <w:rPr>
          <w:b/>
          <w:noProof/>
        </w:rPr>
        <w:t>66</w:t>
      </w:r>
      <w:r w:rsidRPr="00C12095">
        <w:rPr>
          <w:noProof/>
        </w:rPr>
        <w:t>: 62-67.</w:t>
      </w:r>
    </w:p>
    <w:p w14:paraId="763CD678" w14:textId="77777777" w:rsidR="00C12095" w:rsidRPr="00C12095" w:rsidRDefault="00C12095" w:rsidP="00C12095">
      <w:pPr>
        <w:pStyle w:val="EndNoteBibliography"/>
        <w:rPr>
          <w:noProof/>
        </w:rPr>
      </w:pPr>
      <w:r w:rsidRPr="00C12095">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C12095">
        <w:rPr>
          <w:noProof/>
          <w:u w:val="single"/>
        </w:rPr>
        <w:t>Movement Disorders</w:t>
      </w:r>
      <w:r w:rsidRPr="00C12095">
        <w:rPr>
          <w:noProof/>
        </w:rPr>
        <w:t>.</w:t>
      </w:r>
    </w:p>
    <w:p w14:paraId="61E18140" w14:textId="77777777" w:rsidR="00C12095" w:rsidRPr="00071A58" w:rsidRDefault="00C12095" w:rsidP="00C12095">
      <w:pPr>
        <w:pStyle w:val="EndNoteBibliography"/>
        <w:rPr>
          <w:noProof/>
          <w:lang w:val="de-DE"/>
          <w:rPrChange w:id="540" w:author="Jos Becktepe" w:date="2023-03-28T08:24:00Z">
            <w:rPr>
              <w:noProof/>
            </w:rPr>
          </w:rPrChange>
        </w:rPr>
      </w:pPr>
      <w:r w:rsidRPr="00C12095">
        <w:rPr>
          <w:noProof/>
        </w:rPr>
        <w:t xml:space="preserve">DeSimone, J. C., D. B. Archer, D. E. Vaillancourt and A. Wagle Shukla (2019). "Network-level connectivity is a critical feature distinguishing dystonic tremor and essential tremor." </w:t>
      </w:r>
      <w:r w:rsidRPr="00071A58">
        <w:rPr>
          <w:noProof/>
          <w:u w:val="single"/>
          <w:lang w:val="de-DE"/>
          <w:rPrChange w:id="541" w:author="Jos Becktepe" w:date="2023-03-28T08:24:00Z">
            <w:rPr>
              <w:noProof/>
              <w:u w:val="single"/>
            </w:rPr>
          </w:rPrChange>
        </w:rPr>
        <w:t>Brain</w:t>
      </w:r>
      <w:r w:rsidRPr="00071A58">
        <w:rPr>
          <w:noProof/>
          <w:lang w:val="de-DE"/>
          <w:rPrChange w:id="542" w:author="Jos Becktepe" w:date="2023-03-28T08:24:00Z">
            <w:rPr>
              <w:noProof/>
            </w:rPr>
          </w:rPrChange>
        </w:rPr>
        <w:t>.</w:t>
      </w:r>
    </w:p>
    <w:p w14:paraId="253147A0" w14:textId="77777777" w:rsidR="00C12095" w:rsidRPr="00C12095" w:rsidRDefault="00C12095" w:rsidP="00C12095">
      <w:pPr>
        <w:pStyle w:val="EndNoteBibliography"/>
        <w:rPr>
          <w:noProof/>
        </w:rPr>
      </w:pPr>
      <w:r w:rsidRPr="00071A58">
        <w:rPr>
          <w:noProof/>
          <w:lang w:val="de-DE"/>
          <w:rPrChange w:id="543" w:author="Jos Becktepe" w:date="2023-03-28T08:24:00Z">
            <w:rPr>
              <w:noProof/>
            </w:rPr>
          </w:rPrChange>
        </w:rPr>
        <w:t xml:space="preserve">Deuschl, G., J. S. Becktepe, M. Dirkx, D. Haubenberger, A. Hassan, R. C. Helmich, M. Muthuraman, P. Panyakaew, P. Schwingenschuh, K. E. Zeuner and R. J. Elble (2022). </w:t>
      </w:r>
      <w:r w:rsidRPr="00C12095">
        <w:rPr>
          <w:noProof/>
        </w:rPr>
        <w:t xml:space="preserve">"The clinical and electrophysiological investigation of tremor." </w:t>
      </w:r>
      <w:r w:rsidRPr="00C12095">
        <w:rPr>
          <w:noProof/>
          <w:u w:val="single"/>
        </w:rPr>
        <w:t>Clinical Neurophysiology</w:t>
      </w:r>
      <w:r w:rsidRPr="00C12095">
        <w:rPr>
          <w:noProof/>
        </w:rPr>
        <w:t xml:space="preserve"> </w:t>
      </w:r>
      <w:r w:rsidRPr="00C12095">
        <w:rPr>
          <w:b/>
          <w:noProof/>
        </w:rPr>
        <w:t>136</w:t>
      </w:r>
      <w:r w:rsidRPr="00C12095">
        <w:rPr>
          <w:noProof/>
        </w:rPr>
        <w:t>: 93-129.</w:t>
      </w:r>
    </w:p>
    <w:p w14:paraId="6C030142" w14:textId="77777777" w:rsidR="00C12095" w:rsidRPr="00C12095" w:rsidRDefault="00C12095" w:rsidP="00C12095">
      <w:pPr>
        <w:pStyle w:val="EndNoteBibliography"/>
        <w:rPr>
          <w:noProof/>
        </w:rPr>
      </w:pPr>
      <w:r w:rsidRPr="00C12095">
        <w:rPr>
          <w:noProof/>
        </w:rPr>
        <w:t xml:space="preserve">Dirkx, M. F., H. Zach, A. J. van Nuland, B. R. Bloem, I. Toni and R. C. Helmich (2020). "Cognitive load amplifies Parkinson’s tremor through excitatory network influences onto the thalamus." </w:t>
      </w:r>
      <w:r w:rsidRPr="00C12095">
        <w:rPr>
          <w:noProof/>
          <w:u w:val="single"/>
        </w:rPr>
        <w:t>Brain</w:t>
      </w:r>
      <w:r w:rsidRPr="00C12095">
        <w:rPr>
          <w:noProof/>
        </w:rPr>
        <w:t>.</w:t>
      </w:r>
    </w:p>
    <w:p w14:paraId="1DC84E49" w14:textId="77777777" w:rsidR="00C12095" w:rsidRPr="00C12095" w:rsidRDefault="00C12095" w:rsidP="00C12095">
      <w:pPr>
        <w:pStyle w:val="EndNoteBibliography"/>
        <w:rPr>
          <w:noProof/>
        </w:rPr>
      </w:pPr>
      <w:r w:rsidRPr="00C12095">
        <w:rPr>
          <w:noProof/>
        </w:rPr>
        <w:t xml:space="preserve">Feys, P., W. Helsen, M. Buekers, T. Ceux, E. Heremans, B. Nuttin, P. Ketelaer and X. Liu (2006). "The effect of changed visual feedback on intention tremor in multiple sclerosis." </w:t>
      </w:r>
      <w:r w:rsidRPr="00C12095">
        <w:rPr>
          <w:noProof/>
          <w:u w:val="single"/>
        </w:rPr>
        <w:t>Neuroscience letters</w:t>
      </w:r>
      <w:r w:rsidRPr="00C12095">
        <w:rPr>
          <w:noProof/>
        </w:rPr>
        <w:t xml:space="preserve"> </w:t>
      </w:r>
      <w:r w:rsidRPr="00C12095">
        <w:rPr>
          <w:b/>
          <w:noProof/>
        </w:rPr>
        <w:t>394</w:t>
      </w:r>
      <w:r w:rsidRPr="00C12095">
        <w:rPr>
          <w:noProof/>
        </w:rPr>
        <w:t>(1): 17-21.</w:t>
      </w:r>
    </w:p>
    <w:p w14:paraId="4E84FE37" w14:textId="77777777" w:rsidR="00C12095" w:rsidRPr="00C12095" w:rsidRDefault="00C12095" w:rsidP="00C12095">
      <w:pPr>
        <w:pStyle w:val="EndNoteBibliography"/>
        <w:rPr>
          <w:noProof/>
        </w:rPr>
      </w:pPr>
      <w:r w:rsidRPr="00C12095">
        <w:rPr>
          <w:noProof/>
        </w:rPr>
        <w:t xml:space="preserve">Gironell, A., R. Ribosa-Nogue and J. Pagonabarraga (2012). "Withdrawal of visual feedback in essential tremor." </w:t>
      </w:r>
      <w:r w:rsidRPr="00C12095">
        <w:rPr>
          <w:noProof/>
          <w:u w:val="single"/>
        </w:rPr>
        <w:t>Parkinsonism Relat Disord</w:t>
      </w:r>
      <w:r w:rsidRPr="00C12095">
        <w:rPr>
          <w:noProof/>
        </w:rPr>
        <w:t xml:space="preserve"> </w:t>
      </w:r>
      <w:r w:rsidRPr="00C12095">
        <w:rPr>
          <w:b/>
          <w:noProof/>
        </w:rPr>
        <w:t>18</w:t>
      </w:r>
      <w:r w:rsidRPr="00C12095">
        <w:rPr>
          <w:noProof/>
        </w:rPr>
        <w:t>(4): 402-403; author reply 404.</w:t>
      </w:r>
    </w:p>
    <w:p w14:paraId="1D7E7D43" w14:textId="77777777" w:rsidR="00C12095" w:rsidRPr="00C12095" w:rsidRDefault="00C12095" w:rsidP="00C12095">
      <w:pPr>
        <w:pStyle w:val="EndNoteBibliography"/>
        <w:rPr>
          <w:noProof/>
        </w:rPr>
      </w:pPr>
      <w:r w:rsidRPr="00C12095">
        <w:rPr>
          <w:noProof/>
        </w:rPr>
        <w:t xml:space="preserve">Helmich, R. C., I. Toni, G. Deuschl and B. R. Bloem (2013). "The pathophysiology of essential tremor and Parkinson's tremor." </w:t>
      </w:r>
      <w:r w:rsidRPr="00C12095">
        <w:rPr>
          <w:noProof/>
          <w:u w:val="single"/>
        </w:rPr>
        <w:t>Curr Neurol Neurosci Rep</w:t>
      </w:r>
      <w:r w:rsidRPr="00C12095">
        <w:rPr>
          <w:noProof/>
        </w:rPr>
        <w:t xml:space="preserve"> </w:t>
      </w:r>
      <w:r w:rsidRPr="00C12095">
        <w:rPr>
          <w:b/>
          <w:noProof/>
        </w:rPr>
        <w:t>13</w:t>
      </w:r>
      <w:r w:rsidRPr="00C12095">
        <w:rPr>
          <w:noProof/>
        </w:rPr>
        <w:t>(9): 378.</w:t>
      </w:r>
    </w:p>
    <w:p w14:paraId="202730D3" w14:textId="77777777" w:rsidR="00C12095" w:rsidRPr="00071A58" w:rsidRDefault="00C12095" w:rsidP="00C12095">
      <w:pPr>
        <w:pStyle w:val="EndNoteBibliography"/>
        <w:rPr>
          <w:noProof/>
          <w:lang w:val="de-DE"/>
          <w:rPrChange w:id="544" w:author="Jos Becktepe" w:date="2023-03-28T08:24:00Z">
            <w:rPr>
              <w:noProof/>
            </w:rPr>
          </w:rPrChange>
        </w:rPr>
      </w:pPr>
      <w:r w:rsidRPr="00C12095">
        <w:rPr>
          <w:noProof/>
        </w:rPr>
        <w:t xml:space="preserve">Keogh, J., S. Morrison and R. Barrett (2004). "Augmented visual feedback increases finger tremor during postural pointing." </w:t>
      </w:r>
      <w:r w:rsidRPr="00071A58">
        <w:rPr>
          <w:noProof/>
          <w:u w:val="single"/>
          <w:lang w:val="de-DE"/>
          <w:rPrChange w:id="545" w:author="Jos Becktepe" w:date="2023-03-28T08:24:00Z">
            <w:rPr>
              <w:noProof/>
              <w:u w:val="single"/>
            </w:rPr>
          </w:rPrChange>
        </w:rPr>
        <w:t>Experimental brain research</w:t>
      </w:r>
      <w:r w:rsidRPr="00071A58">
        <w:rPr>
          <w:noProof/>
          <w:lang w:val="de-DE"/>
          <w:rPrChange w:id="546" w:author="Jos Becktepe" w:date="2023-03-28T08:24:00Z">
            <w:rPr>
              <w:noProof/>
            </w:rPr>
          </w:rPrChange>
        </w:rPr>
        <w:t xml:space="preserve"> </w:t>
      </w:r>
      <w:r w:rsidRPr="00071A58">
        <w:rPr>
          <w:b/>
          <w:noProof/>
          <w:lang w:val="de-DE"/>
          <w:rPrChange w:id="547" w:author="Jos Becktepe" w:date="2023-03-28T08:24:00Z">
            <w:rPr>
              <w:b/>
              <w:noProof/>
            </w:rPr>
          </w:rPrChange>
        </w:rPr>
        <w:t>159</w:t>
      </w:r>
      <w:r w:rsidRPr="00071A58">
        <w:rPr>
          <w:noProof/>
          <w:lang w:val="de-DE"/>
          <w:rPrChange w:id="548" w:author="Jos Becktepe" w:date="2023-03-28T08:24:00Z">
            <w:rPr>
              <w:noProof/>
            </w:rPr>
          </w:rPrChange>
        </w:rPr>
        <w:t>(4): 467-477.</w:t>
      </w:r>
    </w:p>
    <w:p w14:paraId="6E8F228A" w14:textId="77777777" w:rsidR="00C12095" w:rsidRPr="00C12095" w:rsidRDefault="00C12095" w:rsidP="00C12095">
      <w:pPr>
        <w:pStyle w:val="EndNoteBibliography"/>
        <w:rPr>
          <w:noProof/>
        </w:rPr>
      </w:pPr>
      <w:r w:rsidRPr="00071A58">
        <w:rPr>
          <w:noProof/>
          <w:lang w:val="de-DE"/>
          <w:rPrChange w:id="549" w:author="Jos Becktepe" w:date="2023-03-28T08:24:00Z">
            <w:rPr>
              <w:noProof/>
            </w:rPr>
          </w:rPrChange>
        </w:rPr>
        <w:t xml:space="preserve">Liebe, T., J. Kaufmann, M. Li, M. Skalej, G. Wagner and M. Walter (2020). </w:t>
      </w:r>
      <w:r w:rsidRPr="00C12095">
        <w:rPr>
          <w:noProof/>
        </w:rPr>
        <w:t xml:space="preserve">"In vivo anatomical mapping of human locus coeruleus functional connectivity at 3 T MRI." </w:t>
      </w:r>
      <w:r w:rsidRPr="00C12095">
        <w:rPr>
          <w:noProof/>
          <w:u w:val="single"/>
        </w:rPr>
        <w:t>Human brain mapping</w:t>
      </w:r>
      <w:r w:rsidRPr="00C12095">
        <w:rPr>
          <w:noProof/>
        </w:rPr>
        <w:t xml:space="preserve"> </w:t>
      </w:r>
      <w:r w:rsidRPr="00C12095">
        <w:rPr>
          <w:b/>
          <w:noProof/>
        </w:rPr>
        <w:t>41</w:t>
      </w:r>
      <w:r w:rsidRPr="00C12095">
        <w:rPr>
          <w:noProof/>
        </w:rPr>
        <w:t>(8): 2136-2151.</w:t>
      </w:r>
    </w:p>
    <w:p w14:paraId="7643E916" w14:textId="77777777" w:rsidR="00C12095" w:rsidRPr="00C12095" w:rsidRDefault="00C12095" w:rsidP="00C12095">
      <w:pPr>
        <w:pStyle w:val="EndNoteBibliography"/>
        <w:rPr>
          <w:noProof/>
        </w:rPr>
      </w:pPr>
      <w:r w:rsidRPr="00C12095">
        <w:rPr>
          <w:noProof/>
        </w:rPr>
        <w:t xml:space="preserve">Pedrosa, D. J., P. Brown, H. Cagnan, V. Visser-Vandewalle, J. Wirths, L. Timmermann and J.-S. Brittain (2018). "A functional micro-electrode mapping of ventral thalamus in essential tremor." </w:t>
      </w:r>
      <w:r w:rsidRPr="00C12095">
        <w:rPr>
          <w:noProof/>
          <w:u w:val="single"/>
        </w:rPr>
        <w:t>Brain</w:t>
      </w:r>
      <w:r w:rsidRPr="00C12095">
        <w:rPr>
          <w:noProof/>
        </w:rPr>
        <w:t xml:space="preserve"> </w:t>
      </w:r>
      <w:r w:rsidRPr="00C12095">
        <w:rPr>
          <w:b/>
          <w:noProof/>
        </w:rPr>
        <w:t>141</w:t>
      </w:r>
      <w:r w:rsidRPr="00C12095">
        <w:rPr>
          <w:noProof/>
        </w:rPr>
        <w:t>(9): 2644-2654.</w:t>
      </w:r>
    </w:p>
    <w:p w14:paraId="3E328F78" w14:textId="77777777" w:rsidR="00C12095" w:rsidRPr="00C12095" w:rsidRDefault="00C12095" w:rsidP="00C12095">
      <w:pPr>
        <w:pStyle w:val="EndNoteBibliography"/>
        <w:rPr>
          <w:noProof/>
        </w:rPr>
      </w:pPr>
      <w:r w:rsidRPr="00C12095">
        <w:rPr>
          <w:noProof/>
        </w:rPr>
        <w:t xml:space="preserve">Popović Maneski, L., N. Jorgovanović, V. Ilić, S. Došen, T. Keller, M. B. Popović and D. B. Popović (2011). "Electrical stimulation for the suppression of pathological tremor." </w:t>
      </w:r>
      <w:r w:rsidRPr="00C12095">
        <w:rPr>
          <w:noProof/>
          <w:u w:val="single"/>
        </w:rPr>
        <w:t>Medical &amp; biological engineering &amp; computing</w:t>
      </w:r>
      <w:r w:rsidRPr="00C12095">
        <w:rPr>
          <w:noProof/>
        </w:rPr>
        <w:t xml:space="preserve"> </w:t>
      </w:r>
      <w:r w:rsidRPr="00C12095">
        <w:rPr>
          <w:b/>
          <w:noProof/>
        </w:rPr>
        <w:t>49</w:t>
      </w:r>
      <w:r w:rsidRPr="00C12095">
        <w:rPr>
          <w:noProof/>
        </w:rPr>
        <w:t>(10): 1187-1193.</w:t>
      </w:r>
    </w:p>
    <w:p w14:paraId="6F6C0453" w14:textId="77777777" w:rsidR="00C12095" w:rsidRPr="00C12095" w:rsidRDefault="00C12095" w:rsidP="00C12095">
      <w:pPr>
        <w:pStyle w:val="EndNoteBibliography"/>
        <w:rPr>
          <w:noProof/>
        </w:rPr>
      </w:pPr>
      <w:r w:rsidRPr="00C12095">
        <w:rPr>
          <w:noProof/>
        </w:rPr>
        <w:t xml:space="preserve">Prochazka, A., J. Elek and M. Javidan (1992). "Attenuation of pathological tremors by functional electrical stimulation I: Method." </w:t>
      </w:r>
      <w:r w:rsidRPr="00C12095">
        <w:rPr>
          <w:noProof/>
          <w:u w:val="single"/>
        </w:rPr>
        <w:t>Annals of biomedical engineering</w:t>
      </w:r>
      <w:r w:rsidRPr="00C12095">
        <w:rPr>
          <w:noProof/>
        </w:rPr>
        <w:t xml:space="preserve"> </w:t>
      </w:r>
      <w:r w:rsidRPr="00C12095">
        <w:rPr>
          <w:b/>
          <w:noProof/>
        </w:rPr>
        <w:t>20</w:t>
      </w:r>
      <w:r w:rsidRPr="00C12095">
        <w:rPr>
          <w:noProof/>
        </w:rPr>
        <w:t>(2): 205-224.</w:t>
      </w:r>
    </w:p>
    <w:p w14:paraId="7131236D" w14:textId="77777777" w:rsidR="00C12095" w:rsidRPr="00C12095" w:rsidRDefault="00C12095" w:rsidP="00C12095">
      <w:pPr>
        <w:pStyle w:val="EndNoteBibliography"/>
        <w:rPr>
          <w:noProof/>
        </w:rPr>
      </w:pPr>
      <w:r w:rsidRPr="00C12095">
        <w:rPr>
          <w:noProof/>
        </w:rPr>
        <w:t xml:space="preserve">Reis, C., B. S. Arruda, A. Pogosyan, P. Brown and H. Cagnan (2021). "Essential tremor amplitude modulation by median nerve stimulation." </w:t>
      </w:r>
      <w:r w:rsidRPr="00C12095">
        <w:rPr>
          <w:noProof/>
          <w:u w:val="single"/>
        </w:rPr>
        <w:t>Sci Rep</w:t>
      </w:r>
      <w:r w:rsidRPr="00C12095">
        <w:rPr>
          <w:noProof/>
        </w:rPr>
        <w:t xml:space="preserve"> </w:t>
      </w:r>
      <w:r w:rsidRPr="00C12095">
        <w:rPr>
          <w:b/>
          <w:noProof/>
        </w:rPr>
        <w:t>11</w:t>
      </w:r>
      <w:r w:rsidRPr="00C12095">
        <w:rPr>
          <w:noProof/>
        </w:rPr>
        <w:t>(1): 17720.</w:t>
      </w:r>
    </w:p>
    <w:p w14:paraId="7EE597DC" w14:textId="77777777" w:rsidR="00C12095" w:rsidRPr="00C12095" w:rsidRDefault="00C12095" w:rsidP="00C12095">
      <w:pPr>
        <w:pStyle w:val="EndNoteBibliography"/>
        <w:rPr>
          <w:noProof/>
        </w:rPr>
      </w:pPr>
      <w:r w:rsidRPr="00C12095">
        <w:rPr>
          <w:noProof/>
        </w:rPr>
        <w:t xml:space="preserve">Sanes, J. N., P. A. LeWitt and K. H. Mauritz (1988). "Visual and mechanical control of postural and kinetic tremor in cerebellar system disorders." </w:t>
      </w:r>
      <w:r w:rsidRPr="00C12095">
        <w:rPr>
          <w:noProof/>
          <w:u w:val="single"/>
        </w:rPr>
        <w:t>Journal of Neurology, Neurosurgery &amp;amp; Psychiatry</w:t>
      </w:r>
      <w:r w:rsidRPr="00C12095">
        <w:rPr>
          <w:noProof/>
        </w:rPr>
        <w:t xml:space="preserve"> </w:t>
      </w:r>
      <w:r w:rsidRPr="00C12095">
        <w:rPr>
          <w:b/>
          <w:noProof/>
        </w:rPr>
        <w:t>51</w:t>
      </w:r>
      <w:r w:rsidRPr="00C12095">
        <w:rPr>
          <w:noProof/>
        </w:rPr>
        <w:t>(7): 934-943.</w:t>
      </w:r>
    </w:p>
    <w:p w14:paraId="5A483E53" w14:textId="77777777" w:rsidR="00C12095" w:rsidRPr="00C12095" w:rsidRDefault="00C12095" w:rsidP="00C12095">
      <w:pPr>
        <w:pStyle w:val="EndNoteBibliography"/>
        <w:rPr>
          <w:noProof/>
        </w:rPr>
      </w:pPr>
      <w:r w:rsidRPr="00C12095">
        <w:rPr>
          <w:noProof/>
        </w:rPr>
        <w:t xml:space="preserve">Shukla, A. W. (2022). "Rationale and Evidence for Peripheral Nerve Stimulation for Treating Essential Tremor." </w:t>
      </w:r>
      <w:r w:rsidRPr="00C12095">
        <w:rPr>
          <w:noProof/>
          <w:u w:val="single"/>
        </w:rPr>
        <w:t>Tremor and Other Hyperkinetic Movements</w:t>
      </w:r>
      <w:r w:rsidRPr="00C12095">
        <w:rPr>
          <w:noProof/>
        </w:rPr>
        <w:t xml:space="preserve"> </w:t>
      </w:r>
      <w:r w:rsidRPr="00C12095">
        <w:rPr>
          <w:b/>
          <w:noProof/>
        </w:rPr>
        <w:t>12</w:t>
      </w:r>
      <w:r w:rsidRPr="00C12095">
        <w:rPr>
          <w:noProof/>
        </w:rPr>
        <w:t>.</w:t>
      </w:r>
    </w:p>
    <w:p w14:paraId="322C6D1D" w14:textId="77777777" w:rsidR="00C12095" w:rsidRPr="00C12095" w:rsidRDefault="00C12095" w:rsidP="00C12095">
      <w:pPr>
        <w:pStyle w:val="EndNoteBibliography"/>
        <w:rPr>
          <w:noProof/>
        </w:rPr>
      </w:pPr>
      <w:r w:rsidRPr="00C12095">
        <w:rPr>
          <w:noProof/>
        </w:rPr>
        <w:t xml:space="preserve">Zenon, A., M. Sidibe and E. Olivier (2014). "Pupil size variations correlate with physical effort perception." </w:t>
      </w:r>
      <w:r w:rsidRPr="00C12095">
        <w:rPr>
          <w:noProof/>
          <w:u w:val="single"/>
        </w:rPr>
        <w:t>Front Behav Neurosci</w:t>
      </w:r>
      <w:r w:rsidRPr="00C12095">
        <w:rPr>
          <w:noProof/>
        </w:rPr>
        <w:t xml:space="preserve"> </w:t>
      </w:r>
      <w:r w:rsidRPr="00C12095">
        <w:rPr>
          <w:b/>
          <w:noProof/>
        </w:rPr>
        <w:t>8</w:t>
      </w:r>
      <w:r w:rsidRPr="00C12095">
        <w:rPr>
          <w:noProof/>
        </w:rPr>
        <w:t>: 286.</w:t>
      </w:r>
    </w:p>
    <w:p w14:paraId="3AE3510E" w14:textId="208BE712" w:rsidR="00A03252" w:rsidRPr="00A03252" w:rsidRDefault="00B1578E" w:rsidP="00C43619">
      <w:pPr>
        <w:pStyle w:val="MethodsText"/>
      </w:pPr>
      <w:r>
        <w:fldChar w:fldCharType="end"/>
      </w:r>
    </w:p>
    <w:sectPr w:rsidR="00A03252"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ulius Welzel" w:date="2023-03-16T10:19:00Z" w:initials="JW">
    <w:p w14:paraId="7C0DA111" w14:textId="77777777" w:rsidR="005104F6" w:rsidRDefault="005104F6" w:rsidP="006E0803">
      <w:pPr>
        <w:pStyle w:val="CommentText"/>
      </w:pPr>
      <w:r>
        <w:rPr>
          <w:rStyle w:val="CommentReference"/>
        </w:rPr>
        <w:annotationRef/>
      </w:r>
      <w:r>
        <w:t>Check Consistency and what vocabulary we end up using!</w:t>
      </w:r>
    </w:p>
  </w:comment>
  <w:comment w:id="9" w:author="Jos Becktepe" w:date="2023-03-19T13:41:00Z" w:initials="JB">
    <w:p w14:paraId="2CFF0877" w14:textId="77777777" w:rsidR="00B65D26" w:rsidRDefault="00B65D26" w:rsidP="0073463D">
      <w:pPr>
        <w:jc w:val="left"/>
      </w:pPr>
      <w:r>
        <w:rPr>
          <w:rStyle w:val="CommentReference"/>
        </w:rPr>
        <w:annotationRef/>
      </w:r>
      <w:r>
        <w:rPr>
          <w:rFonts w:asciiTheme="minorHAnsi" w:eastAsiaTheme="minorHAnsi" w:hAnsiTheme="minorHAnsi" w:cstheme="minorBidi"/>
          <w:color w:val="000000"/>
          <w:sz w:val="24"/>
          <w:szCs w:val="24"/>
          <w:lang w:val="de-DE"/>
        </w:rPr>
        <w:t>I would prefer arousal…</w:t>
      </w:r>
    </w:p>
  </w:comment>
  <w:comment w:id="116" w:author="Jos Becktepe" w:date="2023-03-27T14:33:00Z" w:initials="JB">
    <w:p w14:paraId="33061498" w14:textId="77777777" w:rsidR="00927110" w:rsidRDefault="00927110" w:rsidP="002B52FE">
      <w:pPr>
        <w:jc w:val="left"/>
      </w:pPr>
      <w:r>
        <w:rPr>
          <w:rStyle w:val="CommentReference"/>
        </w:rPr>
        <w:annotationRef/>
      </w:r>
      <w:r>
        <w:rPr>
          <w:rFonts w:asciiTheme="minorHAnsi" w:eastAsiaTheme="minorHAnsi" w:hAnsiTheme="minorHAnsi" w:cstheme="minorBidi"/>
          <w:color w:val="000000"/>
          <w:sz w:val="24"/>
          <w:szCs w:val="24"/>
          <w:lang w:val="de-DE"/>
        </w:rPr>
        <w:t>Was there a group difference in years of education as an alternative explanation for this finding?</w:t>
      </w:r>
    </w:p>
  </w:comment>
  <w:comment w:id="120" w:author="Jos Becktepe" w:date="2023-03-27T14:36:00Z" w:initials="JB">
    <w:p w14:paraId="1A41B575" w14:textId="77777777" w:rsidR="007D1A0D" w:rsidRDefault="007D1A0D" w:rsidP="0094303D">
      <w:pPr>
        <w:jc w:val="left"/>
      </w:pPr>
      <w:r>
        <w:rPr>
          <w:rStyle w:val="CommentReference"/>
        </w:rPr>
        <w:annotationRef/>
      </w:r>
      <w:r>
        <w:rPr>
          <w:rFonts w:asciiTheme="minorHAnsi" w:eastAsiaTheme="minorHAnsi" w:hAnsiTheme="minorHAnsi" w:cstheme="minorBidi"/>
          <w:color w:val="000000"/>
          <w:sz w:val="24"/>
          <w:szCs w:val="24"/>
          <w:lang w:val="de-DE"/>
        </w:rPr>
        <w:t>Doppelt oder? Siehe vorheriger Satz</w:t>
      </w:r>
    </w:p>
  </w:comment>
  <w:comment w:id="136" w:author="Jos Becktepe" w:date="2023-03-27T14:46:00Z" w:initials="JB">
    <w:p w14:paraId="2BB9400C" w14:textId="77777777" w:rsidR="004B5EB1" w:rsidRDefault="0054610A" w:rsidP="005B4695">
      <w:pPr>
        <w:jc w:val="left"/>
      </w:pPr>
      <w:r>
        <w:rPr>
          <w:rStyle w:val="CommentReference"/>
        </w:rPr>
        <w:annotationRef/>
      </w:r>
      <w:r w:rsidR="004B5EB1">
        <w:rPr>
          <w:rFonts w:asciiTheme="minorHAnsi" w:eastAsiaTheme="minorHAnsi" w:hAnsiTheme="minorHAnsi" w:cstheme="minorBidi"/>
          <w:color w:val="auto"/>
          <w:sz w:val="24"/>
          <w:szCs w:val="24"/>
          <w:lang w:val="de-DE"/>
        </w:rPr>
        <w:t>Wofür steht die Abkürzung? Wurde noch nicht eingeführt</w:t>
      </w:r>
    </w:p>
  </w:comment>
  <w:comment w:id="147" w:author="Jos Becktepe" w:date="2023-03-27T16:52:00Z" w:initials="JB">
    <w:p w14:paraId="1EDA1269" w14:textId="77777777" w:rsidR="006560CA" w:rsidRDefault="003865B1" w:rsidP="00131E0F">
      <w:pPr>
        <w:jc w:val="left"/>
      </w:pPr>
      <w:r>
        <w:rPr>
          <w:rStyle w:val="CommentReference"/>
        </w:rPr>
        <w:annotationRef/>
      </w:r>
      <w:r w:rsidR="006560CA">
        <w:rPr>
          <w:rFonts w:asciiTheme="minorHAnsi" w:eastAsiaTheme="minorHAnsi" w:hAnsiTheme="minorHAnsi" w:cstheme="minorBidi"/>
          <w:color w:val="auto"/>
          <w:sz w:val="24"/>
          <w:szCs w:val="24"/>
          <w:lang w:val="de-DE"/>
        </w:rPr>
        <w:t>In Fig.1 noch Unterteilung in a) und b) erkenntlich machen</w:t>
      </w:r>
    </w:p>
    <w:p w14:paraId="2F01174B" w14:textId="77777777" w:rsidR="006560CA" w:rsidRDefault="006560CA" w:rsidP="00131E0F">
      <w:pPr>
        <w:jc w:val="left"/>
      </w:pPr>
    </w:p>
    <w:p w14:paraId="6475B285" w14:textId="77777777" w:rsidR="006560CA" w:rsidRDefault="006560CA" w:rsidP="00131E0F">
      <w:pPr>
        <w:jc w:val="left"/>
      </w:pPr>
      <w:r>
        <w:rPr>
          <w:rFonts w:asciiTheme="minorHAnsi" w:eastAsiaTheme="minorHAnsi" w:hAnsiTheme="minorHAnsi" w:cstheme="minorBidi"/>
          <w:color w:val="auto"/>
          <w:sz w:val="24"/>
          <w:szCs w:val="24"/>
          <w:lang w:val="de-DE"/>
        </w:rPr>
        <w:t>Allgemein für alle Abbildungen: Achsenbeschriftungen/Schrift an Legende vergrößern, ggf. fett</w:t>
      </w:r>
    </w:p>
  </w:comment>
  <w:comment w:id="200" w:author="Jos Becktepe" w:date="2023-03-27T16:46:00Z" w:initials="JB">
    <w:p w14:paraId="1B987C48" w14:textId="77777777" w:rsidR="000E2282" w:rsidRDefault="0079626D" w:rsidP="001A6B06">
      <w:pPr>
        <w:jc w:val="left"/>
      </w:pPr>
      <w:r>
        <w:rPr>
          <w:rStyle w:val="CommentReference"/>
        </w:rPr>
        <w:annotationRef/>
      </w:r>
      <w:r w:rsidR="000E2282">
        <w:rPr>
          <w:rFonts w:asciiTheme="minorHAnsi" w:eastAsiaTheme="minorHAnsi" w:hAnsiTheme="minorHAnsi" w:cstheme="minorBidi"/>
          <w:color w:val="auto"/>
          <w:sz w:val="24"/>
          <w:szCs w:val="24"/>
          <w:lang w:val="de-DE"/>
        </w:rPr>
        <w:t>Wollten wir Figure 2 nicht in der Darstellung noch verändern, so dass der pupil size increase im high feedback etwas überzeugender rüber kommt? Falls wir Fig 2 so belassen wäre es gut noch Sternchen für die Signifikanzen einzufügen, analog zu Fig. 1. Auch würde ich dann die Farben ändern, da sonst Verwechslungsgefahr mit Fig. 1 besteht (dort lila=low, hier lila=c)</w:t>
      </w:r>
    </w:p>
  </w:comment>
  <w:comment w:id="211" w:author="Jos Becktepe" w:date="2023-03-27T15:18:00Z" w:initials="JB">
    <w:p w14:paraId="1F6B2A60" w14:textId="5453A1F1" w:rsidR="00D81001" w:rsidRDefault="00D81001" w:rsidP="002427A8">
      <w:pPr>
        <w:jc w:val="left"/>
      </w:pPr>
      <w:r>
        <w:rPr>
          <w:rStyle w:val="CommentReference"/>
        </w:rPr>
        <w:annotationRef/>
      </w:r>
      <w:r>
        <w:rPr>
          <w:rFonts w:asciiTheme="minorHAnsi" w:eastAsiaTheme="minorHAnsi" w:hAnsiTheme="minorHAnsi" w:cstheme="minorBidi"/>
          <w:color w:val="000000"/>
          <w:sz w:val="24"/>
          <w:szCs w:val="24"/>
          <w:lang w:val="de-DE"/>
        </w:rPr>
        <w:t>Diesen Abschnitt verstehe ich nicht ganz, brauchen wir den? Habe ihn dann zumindest hinter das Hauptergebnis gepackt</w:t>
      </w:r>
    </w:p>
  </w:comment>
  <w:comment w:id="238" w:author="Jos Becktepe" w:date="2023-03-27T20:22:00Z" w:initials="JB">
    <w:p w14:paraId="67D977A7" w14:textId="77777777" w:rsidR="00CC7C41" w:rsidRDefault="00CC7C41" w:rsidP="00B00ABA">
      <w:pPr>
        <w:jc w:val="left"/>
      </w:pPr>
      <w:r>
        <w:rPr>
          <w:rStyle w:val="CommentReference"/>
        </w:rPr>
        <w:annotationRef/>
      </w:r>
      <w:r>
        <w:rPr>
          <w:rFonts w:asciiTheme="minorHAnsi" w:eastAsiaTheme="minorHAnsi" w:hAnsiTheme="minorHAnsi" w:cstheme="minorBidi"/>
          <w:color w:val="000000"/>
          <w:sz w:val="24"/>
          <w:szCs w:val="24"/>
          <w:lang w:val="de-DE"/>
        </w:rPr>
        <w:t>Ist das so noch korrekt?</w:t>
      </w:r>
    </w:p>
  </w:comment>
  <w:comment w:id="341" w:author="Jos Becktepe" w:date="2023-03-27T16:44:00Z" w:initials="JB">
    <w:p w14:paraId="5DD7A309" w14:textId="24C122D9" w:rsidR="003865B1" w:rsidRDefault="004C6B41" w:rsidP="00B80F13">
      <w:pPr>
        <w:jc w:val="left"/>
      </w:pPr>
      <w:r>
        <w:rPr>
          <w:rStyle w:val="CommentReference"/>
        </w:rPr>
        <w:annotationRef/>
      </w:r>
      <w:r w:rsidR="003865B1">
        <w:rPr>
          <w:rFonts w:asciiTheme="minorHAnsi" w:eastAsiaTheme="minorHAnsi" w:hAnsiTheme="minorHAnsi" w:cstheme="minorBidi"/>
          <w:color w:val="auto"/>
          <w:sz w:val="24"/>
          <w:szCs w:val="24"/>
          <w:lang w:val="de-DE"/>
        </w:rPr>
        <w:t>Wollten wir Figure 2 nicht in der Darstellung noch verändern, so dass der pupil size increase im high feedback etwas überzeugender rüber kommt? Falls wir Fig 2 so belassen wäre es gut noch Sternchen für die Signifikanzen einzufügen, analog zu Fig. 1. Auch würde ich dann die Farben ändern, da sonst Verwechslungsgefahr mit Fig. 1 besteht (dort lila=low, hier lila=c)</w:t>
      </w:r>
    </w:p>
  </w:comment>
  <w:comment w:id="422" w:author="Julius Welzel" w:date="2023-04-27T14:49:00Z" w:initials="JW">
    <w:p w14:paraId="6E3CD696" w14:textId="77777777" w:rsidR="00FF5765" w:rsidRDefault="00FF5765">
      <w:pPr>
        <w:pStyle w:val="CommentText"/>
      </w:pPr>
      <w:r>
        <w:rPr>
          <w:rStyle w:val="CommentReference"/>
        </w:rPr>
        <w:annotationRef/>
      </w:r>
      <w:r>
        <w:t xml:space="preserve">Shadmehr, R., &amp; Krakauer, J. W. (2008). A computational neuroanatomy for motor control. Experimental Brain Research, 185(3), 359–381. </w:t>
      </w:r>
      <w:hyperlink r:id="rId1" w:history="1">
        <w:r w:rsidRPr="003F2F75">
          <w:rPr>
            <w:rStyle w:val="Hyperlink"/>
          </w:rPr>
          <w:t>https://doi.org/10.1007/s00221-0081280-5</w:t>
        </w:r>
      </w:hyperlink>
    </w:p>
    <w:p w14:paraId="2F013B05" w14:textId="77777777" w:rsidR="00FF5765" w:rsidRDefault="00FF5765">
      <w:pPr>
        <w:pStyle w:val="CommentText"/>
      </w:pPr>
    </w:p>
    <w:p w14:paraId="17B24026" w14:textId="77777777" w:rsidR="00FF5765" w:rsidRDefault="00FF5765" w:rsidP="003F2F75">
      <w:pPr>
        <w:pStyle w:val="CommentText"/>
      </w:pPr>
      <w:r>
        <w:t xml:space="preserve">Todorov, E., &amp; Jordan, M. I. (2002). Optimal feedback control as a theory of motor coordination. Nature Neuroscience, 5(11), 1226–1235. </w:t>
      </w:r>
      <w:hyperlink r:id="rId2" w:history="1">
        <w:r w:rsidRPr="003F2F75">
          <w:rPr>
            <w:rStyle w:val="Hyperlink"/>
          </w:rPr>
          <w:t>https://doi.org/10.1038/nn963</w:t>
        </w:r>
      </w:hyperlink>
    </w:p>
  </w:comment>
  <w:comment w:id="494" w:author="Jos Becktepe" w:date="2023-03-30T12:23:00Z" w:initials="JB">
    <w:p w14:paraId="79926A8C" w14:textId="46000CFC" w:rsidR="001E0CFF" w:rsidRDefault="00CF1CE9" w:rsidP="000A4121">
      <w:pPr>
        <w:jc w:val="left"/>
      </w:pPr>
      <w:r>
        <w:rPr>
          <w:rStyle w:val="CommentReference"/>
        </w:rPr>
        <w:annotationRef/>
      </w:r>
      <w:r w:rsidR="001E0CFF">
        <w:rPr>
          <w:rFonts w:asciiTheme="minorHAnsi" w:eastAsiaTheme="minorHAnsi" w:hAnsiTheme="minorHAnsi" w:cstheme="minorBidi"/>
          <w:color w:val="auto"/>
          <w:sz w:val="24"/>
          <w:szCs w:val="24"/>
          <w:lang w:val="de-DE"/>
        </w:rPr>
        <w:t>Wir sollten nochmal schauen, ob sich irgendeine Korrelation zwischen der Tremoramplitude (3-12Hz Power oder TETRAS) und pupil diameter im low feedback task zeigt (V.a. auditory…), falls ja geht diese Argumentation natürlich nicht</w:t>
      </w:r>
    </w:p>
  </w:comment>
  <w:comment w:id="495" w:author="Julius Welzel" w:date="2023-04-27T14:52:00Z" w:initials="JW">
    <w:p w14:paraId="7738AB1D" w14:textId="77777777" w:rsidR="001945D4" w:rsidRDefault="001945D4" w:rsidP="002B57D0">
      <w:pPr>
        <w:pStyle w:val="CommentText"/>
      </w:pPr>
      <w:r>
        <w:rPr>
          <w:rStyle w:val="CommentReference"/>
        </w:rPr>
        <w:annotationRef/>
      </w:r>
      <w:r>
        <w:t>Keine signifikant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0DA111" w15:done="1"/>
  <w15:commentEx w15:paraId="2CFF0877" w15:paraIdParent="7C0DA111" w15:done="1"/>
  <w15:commentEx w15:paraId="33061498" w15:done="0"/>
  <w15:commentEx w15:paraId="1A41B575" w15:done="0"/>
  <w15:commentEx w15:paraId="2BB9400C" w15:done="0"/>
  <w15:commentEx w15:paraId="6475B285" w15:done="1"/>
  <w15:commentEx w15:paraId="1B987C48" w15:done="1"/>
  <w15:commentEx w15:paraId="1F6B2A60" w15:done="0"/>
  <w15:commentEx w15:paraId="67D977A7" w15:done="0"/>
  <w15:commentEx w15:paraId="5DD7A309" w15:done="0"/>
  <w15:commentEx w15:paraId="17B24026" w15:done="0"/>
  <w15:commentEx w15:paraId="79926A8C" w15:done="0"/>
  <w15:commentEx w15:paraId="7738AB1D" w15:paraIdParent="79926A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D6BC7" w16cex:dateUtc="2023-03-16T09:19:00Z"/>
  <w16cex:commentExtensible w16cex:durableId="27C18FA6" w16cex:dateUtc="2023-03-19T12:41:00Z"/>
  <w16cex:commentExtensible w16cex:durableId="27CC27B4" w16cex:dateUtc="2023-03-27T12:33:00Z"/>
  <w16cex:commentExtensible w16cex:durableId="27CC286B" w16cex:dateUtc="2023-03-27T12:36:00Z"/>
  <w16cex:commentExtensible w16cex:durableId="27CC2AB6" w16cex:dateUtc="2023-03-27T12:46:00Z"/>
  <w16cex:commentExtensible w16cex:durableId="27CC4832" w16cex:dateUtc="2023-03-27T14:52:00Z"/>
  <w16cex:commentExtensible w16cex:durableId="27CC46CB" w16cex:dateUtc="2023-03-27T14:46:00Z"/>
  <w16cex:commentExtensible w16cex:durableId="27CC323A" w16cex:dateUtc="2023-03-27T13:18:00Z"/>
  <w16cex:commentExtensible w16cex:durableId="27CC7985" w16cex:dateUtc="2023-03-27T18:22:00Z"/>
  <w16cex:commentExtensible w16cex:durableId="27CC4676" w16cex:dateUtc="2023-03-27T14:44:00Z"/>
  <w16cex:commentExtensible w16cex:durableId="27F509ED" w16cex:dateUtc="2023-04-27T12:49:00Z"/>
  <w16cex:commentExtensible w16cex:durableId="27CFFDAC" w16cex:dateUtc="2023-03-30T10:23:00Z"/>
  <w16cex:commentExtensible w16cex:durableId="27F50ABF" w16cex:dateUtc="2023-04-2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0DA111" w16cid:durableId="27BD6BC7"/>
  <w16cid:commentId w16cid:paraId="2CFF0877" w16cid:durableId="27C18FA6"/>
  <w16cid:commentId w16cid:paraId="33061498" w16cid:durableId="27CC27B4"/>
  <w16cid:commentId w16cid:paraId="1A41B575" w16cid:durableId="27CC286B"/>
  <w16cid:commentId w16cid:paraId="2BB9400C" w16cid:durableId="27CC2AB6"/>
  <w16cid:commentId w16cid:paraId="6475B285" w16cid:durableId="27CC4832"/>
  <w16cid:commentId w16cid:paraId="1B987C48" w16cid:durableId="27CC46CB"/>
  <w16cid:commentId w16cid:paraId="1F6B2A60" w16cid:durableId="27CC323A"/>
  <w16cid:commentId w16cid:paraId="67D977A7" w16cid:durableId="27CC7985"/>
  <w16cid:commentId w16cid:paraId="5DD7A309" w16cid:durableId="27CC4676"/>
  <w16cid:commentId w16cid:paraId="17B24026" w16cid:durableId="27F509ED"/>
  <w16cid:commentId w16cid:paraId="79926A8C" w16cid:durableId="27CFFDAC"/>
  <w16cid:commentId w16cid:paraId="7738AB1D" w16cid:durableId="27F50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281B4" w14:textId="77777777" w:rsidR="005A7C70" w:rsidRDefault="005A7C70" w:rsidP="004C08D8">
      <w:r>
        <w:separator/>
      </w:r>
    </w:p>
    <w:p w14:paraId="1186CBCE" w14:textId="77777777" w:rsidR="005A7C70" w:rsidRDefault="005A7C70" w:rsidP="004C08D8"/>
  </w:endnote>
  <w:endnote w:type="continuationSeparator" w:id="0">
    <w:p w14:paraId="30EDB1F7" w14:textId="77777777" w:rsidR="005A7C70" w:rsidRDefault="005A7C70" w:rsidP="004C08D8">
      <w:r>
        <w:continuationSeparator/>
      </w:r>
    </w:p>
    <w:p w14:paraId="29D10F72" w14:textId="77777777" w:rsidR="005A7C70" w:rsidRDefault="005A7C70" w:rsidP="004C08D8"/>
  </w:endnote>
  <w:endnote w:type="continuationNotice" w:id="1">
    <w:p w14:paraId="44D90716" w14:textId="77777777" w:rsidR="005A7C70" w:rsidRDefault="005A7C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 Two Text">
    <w:altName w:val="Calibri"/>
    <w:charset w:val="00"/>
    <w:family w:val="auto"/>
    <w:pitch w:val="variable"/>
    <w:sig w:usb0="A00002FF" w:usb1="0000001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0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PageNumber"/>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F6ACE" w14:textId="77777777" w:rsidR="005A7C70" w:rsidRDefault="005A7C70" w:rsidP="004C08D8">
      <w:r>
        <w:separator/>
      </w:r>
    </w:p>
    <w:p w14:paraId="473139C7" w14:textId="77777777" w:rsidR="005A7C70" w:rsidRDefault="005A7C70" w:rsidP="004C08D8"/>
  </w:footnote>
  <w:footnote w:type="continuationSeparator" w:id="0">
    <w:p w14:paraId="10936105" w14:textId="77777777" w:rsidR="005A7C70" w:rsidRDefault="005A7C70" w:rsidP="004C08D8">
      <w:r>
        <w:continuationSeparator/>
      </w:r>
    </w:p>
    <w:p w14:paraId="00FDC68D" w14:textId="77777777" w:rsidR="005A7C70" w:rsidRDefault="005A7C70" w:rsidP="004C08D8"/>
  </w:footnote>
  <w:footnote w:type="continuationNotice" w:id="1">
    <w:p w14:paraId="56D1304A" w14:textId="77777777" w:rsidR="005A7C70" w:rsidRDefault="005A7C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7FA05A8"/>
    <w:multiLevelType w:val="hybridMultilevel"/>
    <w:tmpl w:val="AF4EAF64"/>
    <w:lvl w:ilvl="0" w:tplc="3552D922">
      <w:start w:val="1"/>
      <w:numFmt w:val="bullet"/>
      <w:lvlText w:val="&gt;"/>
      <w:lvlJc w:val="left"/>
      <w:pPr>
        <w:ind w:left="1080" w:hanging="360"/>
      </w:pPr>
      <w:rPr>
        <w:rFonts w:ascii="STIX Two Text" w:eastAsiaTheme="minorEastAsia" w:hAnsi="STIX Two Text"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8E53C7D"/>
    <w:multiLevelType w:val="hybridMultilevel"/>
    <w:tmpl w:val="6B52C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1"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31"/>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9"/>
  </w:num>
  <w:num w:numId="21" w16cid:durableId="169101999">
    <w:abstractNumId w:val="2"/>
  </w:num>
  <w:num w:numId="22" w16cid:durableId="1248004596">
    <w:abstractNumId w:val="1"/>
  </w:num>
  <w:num w:numId="23" w16cid:durableId="548764830">
    <w:abstractNumId w:val="28"/>
  </w:num>
  <w:num w:numId="24" w16cid:durableId="625165750">
    <w:abstractNumId w:val="15"/>
  </w:num>
  <w:num w:numId="25" w16cid:durableId="1583876289">
    <w:abstractNumId w:val="18"/>
  </w:num>
  <w:num w:numId="26" w16cid:durableId="705252101">
    <w:abstractNumId w:val="24"/>
  </w:num>
  <w:num w:numId="27" w16cid:durableId="600338832">
    <w:abstractNumId w:val="30"/>
  </w:num>
  <w:num w:numId="28" w16cid:durableId="1019818417">
    <w:abstractNumId w:val="9"/>
  </w:num>
  <w:num w:numId="29" w16cid:durableId="1832063290">
    <w:abstractNumId w:val="5"/>
  </w:num>
  <w:num w:numId="30" w16cid:durableId="1750954784">
    <w:abstractNumId w:val="6"/>
  </w:num>
  <w:num w:numId="31" w16cid:durableId="426848540">
    <w:abstractNumId w:val="27"/>
  </w:num>
  <w:num w:numId="32" w16cid:durableId="174741549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 Becktepe">
    <w15:presenceInfo w15:providerId="Windows Live" w15:userId="899782884b80bca6"/>
  </w15:person>
  <w15:person w15:author="Julius Welzel">
    <w15:presenceInfo w15:providerId="Windows Live" w15:userId="41d0fa2d2f24d2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043&lt;/item&gt;&lt;item&gt;1136&lt;/item&gt;&lt;item&gt;1192&lt;/item&gt;&lt;item&gt;1247&lt;/item&gt;&lt;item&gt;1314&lt;/item&gt;&lt;item&gt;1315&lt;/item&gt;&lt;item&gt;1317&lt;/item&gt;&lt;item&gt;1630&lt;/item&gt;&lt;item&gt;1632&lt;/item&gt;&lt;item&gt;1654&lt;/item&gt;&lt;item&gt;1666&lt;/item&gt;&lt;item&gt;1667&lt;/item&gt;&lt;item&gt;1668&lt;/item&gt;&lt;item&gt;1669&lt;/item&gt;&lt;item&gt;1683&lt;/item&gt;&lt;/record-ids&gt;&lt;/item&gt;&lt;/Libraries&gt;"/>
  </w:docVars>
  <w:rsids>
    <w:rsidRoot w:val="00BF7C64"/>
    <w:rsid w:val="00001E82"/>
    <w:rsid w:val="0000468F"/>
    <w:rsid w:val="0001097D"/>
    <w:rsid w:val="000123DF"/>
    <w:rsid w:val="000138A9"/>
    <w:rsid w:val="00014D45"/>
    <w:rsid w:val="000150E1"/>
    <w:rsid w:val="0001513A"/>
    <w:rsid w:val="000157D1"/>
    <w:rsid w:val="000167B4"/>
    <w:rsid w:val="000201D5"/>
    <w:rsid w:val="00020F5C"/>
    <w:rsid w:val="0002132C"/>
    <w:rsid w:val="0002231E"/>
    <w:rsid w:val="000243C9"/>
    <w:rsid w:val="0002552F"/>
    <w:rsid w:val="00032A74"/>
    <w:rsid w:val="000335F0"/>
    <w:rsid w:val="0003647A"/>
    <w:rsid w:val="000364AF"/>
    <w:rsid w:val="0004076E"/>
    <w:rsid w:val="00041065"/>
    <w:rsid w:val="00041920"/>
    <w:rsid w:val="0004275E"/>
    <w:rsid w:val="00042C50"/>
    <w:rsid w:val="000511AE"/>
    <w:rsid w:val="00052BFB"/>
    <w:rsid w:val="000544A4"/>
    <w:rsid w:val="00054C03"/>
    <w:rsid w:val="000553B4"/>
    <w:rsid w:val="0005669F"/>
    <w:rsid w:val="000617D7"/>
    <w:rsid w:val="00062C34"/>
    <w:rsid w:val="00062C8C"/>
    <w:rsid w:val="00064CF1"/>
    <w:rsid w:val="00066C56"/>
    <w:rsid w:val="00067166"/>
    <w:rsid w:val="000672FE"/>
    <w:rsid w:val="00071A58"/>
    <w:rsid w:val="00073E3D"/>
    <w:rsid w:val="0007613A"/>
    <w:rsid w:val="00076A94"/>
    <w:rsid w:val="0008295E"/>
    <w:rsid w:val="0008325D"/>
    <w:rsid w:val="00085AD2"/>
    <w:rsid w:val="00086463"/>
    <w:rsid w:val="0008690E"/>
    <w:rsid w:val="00087CC1"/>
    <w:rsid w:val="00087EE0"/>
    <w:rsid w:val="0009155E"/>
    <w:rsid w:val="00091FF1"/>
    <w:rsid w:val="000932EC"/>
    <w:rsid w:val="00093E7F"/>
    <w:rsid w:val="000958EF"/>
    <w:rsid w:val="000966A3"/>
    <w:rsid w:val="000976DD"/>
    <w:rsid w:val="000A1118"/>
    <w:rsid w:val="000A139C"/>
    <w:rsid w:val="000A3583"/>
    <w:rsid w:val="000A4369"/>
    <w:rsid w:val="000A534D"/>
    <w:rsid w:val="000B1B4D"/>
    <w:rsid w:val="000B349B"/>
    <w:rsid w:val="000B61CD"/>
    <w:rsid w:val="000C07B4"/>
    <w:rsid w:val="000C3034"/>
    <w:rsid w:val="000C386B"/>
    <w:rsid w:val="000C394B"/>
    <w:rsid w:val="000C5483"/>
    <w:rsid w:val="000C65E7"/>
    <w:rsid w:val="000C7D38"/>
    <w:rsid w:val="000D0E98"/>
    <w:rsid w:val="000D5B0F"/>
    <w:rsid w:val="000D74F2"/>
    <w:rsid w:val="000E2282"/>
    <w:rsid w:val="000E2C06"/>
    <w:rsid w:val="000E2EB5"/>
    <w:rsid w:val="000E38D9"/>
    <w:rsid w:val="000E44D9"/>
    <w:rsid w:val="000E57D7"/>
    <w:rsid w:val="000F026D"/>
    <w:rsid w:val="000F622A"/>
    <w:rsid w:val="000F6DD9"/>
    <w:rsid w:val="000F6EF8"/>
    <w:rsid w:val="001015AF"/>
    <w:rsid w:val="00101F99"/>
    <w:rsid w:val="00102632"/>
    <w:rsid w:val="00103B38"/>
    <w:rsid w:val="001041E3"/>
    <w:rsid w:val="001059D3"/>
    <w:rsid w:val="001065B0"/>
    <w:rsid w:val="00107340"/>
    <w:rsid w:val="0011255E"/>
    <w:rsid w:val="00113DCE"/>
    <w:rsid w:val="001144BD"/>
    <w:rsid w:val="00116AE1"/>
    <w:rsid w:val="00122A1E"/>
    <w:rsid w:val="00124A28"/>
    <w:rsid w:val="00125E12"/>
    <w:rsid w:val="00130995"/>
    <w:rsid w:val="00131265"/>
    <w:rsid w:val="00131AE5"/>
    <w:rsid w:val="00135578"/>
    <w:rsid w:val="00140B57"/>
    <w:rsid w:val="00140C9A"/>
    <w:rsid w:val="001422EC"/>
    <w:rsid w:val="00142E6D"/>
    <w:rsid w:val="00144D4F"/>
    <w:rsid w:val="0014754A"/>
    <w:rsid w:val="00156633"/>
    <w:rsid w:val="00157FAE"/>
    <w:rsid w:val="0016011D"/>
    <w:rsid w:val="00161A61"/>
    <w:rsid w:val="00167E83"/>
    <w:rsid w:val="00172436"/>
    <w:rsid w:val="00180850"/>
    <w:rsid w:val="0018237A"/>
    <w:rsid w:val="00183194"/>
    <w:rsid w:val="00183225"/>
    <w:rsid w:val="001843E2"/>
    <w:rsid w:val="00185AD1"/>
    <w:rsid w:val="00186510"/>
    <w:rsid w:val="001878A5"/>
    <w:rsid w:val="0019108D"/>
    <w:rsid w:val="001912EA"/>
    <w:rsid w:val="00192392"/>
    <w:rsid w:val="001945D4"/>
    <w:rsid w:val="0019494A"/>
    <w:rsid w:val="001968CC"/>
    <w:rsid w:val="00197CDB"/>
    <w:rsid w:val="001A156E"/>
    <w:rsid w:val="001A2869"/>
    <w:rsid w:val="001A4B0F"/>
    <w:rsid w:val="001A5BB1"/>
    <w:rsid w:val="001A5D2E"/>
    <w:rsid w:val="001B02BF"/>
    <w:rsid w:val="001B304E"/>
    <w:rsid w:val="001B3804"/>
    <w:rsid w:val="001B4535"/>
    <w:rsid w:val="001B478E"/>
    <w:rsid w:val="001B63AA"/>
    <w:rsid w:val="001B6574"/>
    <w:rsid w:val="001B6651"/>
    <w:rsid w:val="001B7BAF"/>
    <w:rsid w:val="001C0517"/>
    <w:rsid w:val="001C4A5C"/>
    <w:rsid w:val="001C5415"/>
    <w:rsid w:val="001C6E7F"/>
    <w:rsid w:val="001D0759"/>
    <w:rsid w:val="001D0B42"/>
    <w:rsid w:val="001D155D"/>
    <w:rsid w:val="001D32CD"/>
    <w:rsid w:val="001D5537"/>
    <w:rsid w:val="001D6234"/>
    <w:rsid w:val="001D7F03"/>
    <w:rsid w:val="001E047B"/>
    <w:rsid w:val="001E0CFF"/>
    <w:rsid w:val="001E1B58"/>
    <w:rsid w:val="001E1C27"/>
    <w:rsid w:val="001E2C58"/>
    <w:rsid w:val="001E7770"/>
    <w:rsid w:val="001F0950"/>
    <w:rsid w:val="001F1576"/>
    <w:rsid w:val="001F1A92"/>
    <w:rsid w:val="001F5378"/>
    <w:rsid w:val="001F543C"/>
    <w:rsid w:val="001F5C33"/>
    <w:rsid w:val="001F7628"/>
    <w:rsid w:val="001F7739"/>
    <w:rsid w:val="0020014E"/>
    <w:rsid w:val="00201B22"/>
    <w:rsid w:val="002045DC"/>
    <w:rsid w:val="002065AC"/>
    <w:rsid w:val="00207698"/>
    <w:rsid w:val="00211116"/>
    <w:rsid w:val="00211B7E"/>
    <w:rsid w:val="00211D71"/>
    <w:rsid w:val="00212841"/>
    <w:rsid w:val="00213A6C"/>
    <w:rsid w:val="00216760"/>
    <w:rsid w:val="0021767C"/>
    <w:rsid w:val="00224678"/>
    <w:rsid w:val="002247C2"/>
    <w:rsid w:val="002259C4"/>
    <w:rsid w:val="002331A1"/>
    <w:rsid w:val="002337AD"/>
    <w:rsid w:val="00235B1B"/>
    <w:rsid w:val="0023684F"/>
    <w:rsid w:val="00236C72"/>
    <w:rsid w:val="0024372A"/>
    <w:rsid w:val="00244A64"/>
    <w:rsid w:val="00245246"/>
    <w:rsid w:val="0024602B"/>
    <w:rsid w:val="002463EE"/>
    <w:rsid w:val="00250306"/>
    <w:rsid w:val="0025102A"/>
    <w:rsid w:val="0025214B"/>
    <w:rsid w:val="0025219F"/>
    <w:rsid w:val="00255A3E"/>
    <w:rsid w:val="002574E3"/>
    <w:rsid w:val="00257E25"/>
    <w:rsid w:val="00262E0C"/>
    <w:rsid w:val="00263765"/>
    <w:rsid w:val="002641BB"/>
    <w:rsid w:val="00267434"/>
    <w:rsid w:val="00267ADB"/>
    <w:rsid w:val="00270316"/>
    <w:rsid w:val="00270E4C"/>
    <w:rsid w:val="0027284E"/>
    <w:rsid w:val="00273365"/>
    <w:rsid w:val="002736E0"/>
    <w:rsid w:val="00274705"/>
    <w:rsid w:val="0027778A"/>
    <w:rsid w:val="00277A48"/>
    <w:rsid w:val="00280002"/>
    <w:rsid w:val="0028195D"/>
    <w:rsid w:val="0028249F"/>
    <w:rsid w:val="002828A6"/>
    <w:rsid w:val="002839EA"/>
    <w:rsid w:val="00286DDD"/>
    <w:rsid w:val="00287937"/>
    <w:rsid w:val="00291B23"/>
    <w:rsid w:val="00293FD3"/>
    <w:rsid w:val="002940EA"/>
    <w:rsid w:val="002952CB"/>
    <w:rsid w:val="002A1DD3"/>
    <w:rsid w:val="002A2CDA"/>
    <w:rsid w:val="002A4566"/>
    <w:rsid w:val="002B1B06"/>
    <w:rsid w:val="002B3CA6"/>
    <w:rsid w:val="002B52DE"/>
    <w:rsid w:val="002C21B3"/>
    <w:rsid w:val="002C2DBE"/>
    <w:rsid w:val="002C3E13"/>
    <w:rsid w:val="002C40BA"/>
    <w:rsid w:val="002C41DE"/>
    <w:rsid w:val="002C4C0E"/>
    <w:rsid w:val="002C70D7"/>
    <w:rsid w:val="002C72AD"/>
    <w:rsid w:val="002C76E7"/>
    <w:rsid w:val="002D0413"/>
    <w:rsid w:val="002D08E4"/>
    <w:rsid w:val="002D10CB"/>
    <w:rsid w:val="002D191C"/>
    <w:rsid w:val="002D2398"/>
    <w:rsid w:val="002D33DE"/>
    <w:rsid w:val="002D3CCA"/>
    <w:rsid w:val="002D541A"/>
    <w:rsid w:val="002D7342"/>
    <w:rsid w:val="002E2438"/>
    <w:rsid w:val="002E28EA"/>
    <w:rsid w:val="002E3EB2"/>
    <w:rsid w:val="002E5AC8"/>
    <w:rsid w:val="002E5BA9"/>
    <w:rsid w:val="002F16D2"/>
    <w:rsid w:val="002F2ABD"/>
    <w:rsid w:val="002F3E5D"/>
    <w:rsid w:val="002F3F76"/>
    <w:rsid w:val="002F517D"/>
    <w:rsid w:val="002F5C7F"/>
    <w:rsid w:val="00303813"/>
    <w:rsid w:val="0030482C"/>
    <w:rsid w:val="00305F5F"/>
    <w:rsid w:val="003069B7"/>
    <w:rsid w:val="00307554"/>
    <w:rsid w:val="00307722"/>
    <w:rsid w:val="003106D5"/>
    <w:rsid w:val="00314459"/>
    <w:rsid w:val="00314906"/>
    <w:rsid w:val="003161E0"/>
    <w:rsid w:val="00316AAA"/>
    <w:rsid w:val="00316CF2"/>
    <w:rsid w:val="0031733C"/>
    <w:rsid w:val="00321495"/>
    <w:rsid w:val="00325F17"/>
    <w:rsid w:val="003263E4"/>
    <w:rsid w:val="003268D5"/>
    <w:rsid w:val="00327E4F"/>
    <w:rsid w:val="0033253B"/>
    <w:rsid w:val="00337E8A"/>
    <w:rsid w:val="00343E84"/>
    <w:rsid w:val="003460E7"/>
    <w:rsid w:val="00346B56"/>
    <w:rsid w:val="00347FCB"/>
    <w:rsid w:val="00350B4B"/>
    <w:rsid w:val="00352C48"/>
    <w:rsid w:val="00355531"/>
    <w:rsid w:val="003558FB"/>
    <w:rsid w:val="003619D4"/>
    <w:rsid w:val="00363EC1"/>
    <w:rsid w:val="00364686"/>
    <w:rsid w:val="00364862"/>
    <w:rsid w:val="00367F4F"/>
    <w:rsid w:val="0037185C"/>
    <w:rsid w:val="00371DEA"/>
    <w:rsid w:val="00371DED"/>
    <w:rsid w:val="0037296E"/>
    <w:rsid w:val="00374DA1"/>
    <w:rsid w:val="00376B90"/>
    <w:rsid w:val="00383A9B"/>
    <w:rsid w:val="00383D47"/>
    <w:rsid w:val="003865B1"/>
    <w:rsid w:val="00386659"/>
    <w:rsid w:val="00390657"/>
    <w:rsid w:val="00390E2F"/>
    <w:rsid w:val="003915B5"/>
    <w:rsid w:val="00392652"/>
    <w:rsid w:val="00395E71"/>
    <w:rsid w:val="00397767"/>
    <w:rsid w:val="003A3350"/>
    <w:rsid w:val="003A469A"/>
    <w:rsid w:val="003A57DC"/>
    <w:rsid w:val="003A5EC8"/>
    <w:rsid w:val="003A74B3"/>
    <w:rsid w:val="003B04D8"/>
    <w:rsid w:val="003B37E5"/>
    <w:rsid w:val="003B5FD1"/>
    <w:rsid w:val="003B6987"/>
    <w:rsid w:val="003B6BFB"/>
    <w:rsid w:val="003B6E97"/>
    <w:rsid w:val="003B750A"/>
    <w:rsid w:val="003C11CC"/>
    <w:rsid w:val="003C5216"/>
    <w:rsid w:val="003C581F"/>
    <w:rsid w:val="003C5A7C"/>
    <w:rsid w:val="003C753B"/>
    <w:rsid w:val="003D1B5B"/>
    <w:rsid w:val="003D5F8A"/>
    <w:rsid w:val="003D6B2A"/>
    <w:rsid w:val="003E0533"/>
    <w:rsid w:val="003E0854"/>
    <w:rsid w:val="003E1391"/>
    <w:rsid w:val="003E14BD"/>
    <w:rsid w:val="003E2B66"/>
    <w:rsid w:val="003E538C"/>
    <w:rsid w:val="003E5E77"/>
    <w:rsid w:val="003E7CA3"/>
    <w:rsid w:val="003F1410"/>
    <w:rsid w:val="003F40EB"/>
    <w:rsid w:val="003F5004"/>
    <w:rsid w:val="003F70B7"/>
    <w:rsid w:val="00400FEA"/>
    <w:rsid w:val="00401154"/>
    <w:rsid w:val="00401A82"/>
    <w:rsid w:val="00401BC8"/>
    <w:rsid w:val="004027C8"/>
    <w:rsid w:val="00403343"/>
    <w:rsid w:val="004035DA"/>
    <w:rsid w:val="004043EB"/>
    <w:rsid w:val="004055A1"/>
    <w:rsid w:val="004058B0"/>
    <w:rsid w:val="00405DAE"/>
    <w:rsid w:val="004139D4"/>
    <w:rsid w:val="00417986"/>
    <w:rsid w:val="004203AD"/>
    <w:rsid w:val="00420836"/>
    <w:rsid w:val="00425381"/>
    <w:rsid w:val="00425607"/>
    <w:rsid w:val="00431137"/>
    <w:rsid w:val="00433159"/>
    <w:rsid w:val="00433811"/>
    <w:rsid w:val="00434AAF"/>
    <w:rsid w:val="00435DD6"/>
    <w:rsid w:val="004360DE"/>
    <w:rsid w:val="004365DE"/>
    <w:rsid w:val="00437C6F"/>
    <w:rsid w:val="00441307"/>
    <w:rsid w:val="00441C5E"/>
    <w:rsid w:val="0044269D"/>
    <w:rsid w:val="00443323"/>
    <w:rsid w:val="004447E5"/>
    <w:rsid w:val="00444B14"/>
    <w:rsid w:val="00447711"/>
    <w:rsid w:val="00451E7D"/>
    <w:rsid w:val="0045639C"/>
    <w:rsid w:val="0045764B"/>
    <w:rsid w:val="0046330C"/>
    <w:rsid w:val="00464385"/>
    <w:rsid w:val="00470193"/>
    <w:rsid w:val="00470694"/>
    <w:rsid w:val="004725BB"/>
    <w:rsid w:val="00472747"/>
    <w:rsid w:val="00474CE4"/>
    <w:rsid w:val="004802A4"/>
    <w:rsid w:val="0048069B"/>
    <w:rsid w:val="00481DD1"/>
    <w:rsid w:val="00484298"/>
    <w:rsid w:val="0048497C"/>
    <w:rsid w:val="00484EE4"/>
    <w:rsid w:val="00485DEC"/>
    <w:rsid w:val="0048606E"/>
    <w:rsid w:val="00491F37"/>
    <w:rsid w:val="00493CFE"/>
    <w:rsid w:val="00494C41"/>
    <w:rsid w:val="004966D2"/>
    <w:rsid w:val="004A3A8E"/>
    <w:rsid w:val="004A54BB"/>
    <w:rsid w:val="004A7F5A"/>
    <w:rsid w:val="004B07AC"/>
    <w:rsid w:val="004B3CE1"/>
    <w:rsid w:val="004B471A"/>
    <w:rsid w:val="004B4CA3"/>
    <w:rsid w:val="004B522C"/>
    <w:rsid w:val="004B5EB1"/>
    <w:rsid w:val="004B61BF"/>
    <w:rsid w:val="004B6F4E"/>
    <w:rsid w:val="004C058F"/>
    <w:rsid w:val="004C08D8"/>
    <w:rsid w:val="004C1610"/>
    <w:rsid w:val="004C1974"/>
    <w:rsid w:val="004C6B41"/>
    <w:rsid w:val="004C7D1B"/>
    <w:rsid w:val="004D1CE6"/>
    <w:rsid w:val="004D3349"/>
    <w:rsid w:val="004D455F"/>
    <w:rsid w:val="004D7E93"/>
    <w:rsid w:val="004E2739"/>
    <w:rsid w:val="004E2B27"/>
    <w:rsid w:val="004E49F5"/>
    <w:rsid w:val="004E50C2"/>
    <w:rsid w:val="004E5FD3"/>
    <w:rsid w:val="004F0D09"/>
    <w:rsid w:val="004F18A8"/>
    <w:rsid w:val="004F1B9D"/>
    <w:rsid w:val="004F339C"/>
    <w:rsid w:val="004F524C"/>
    <w:rsid w:val="00502C83"/>
    <w:rsid w:val="00504091"/>
    <w:rsid w:val="00504DFB"/>
    <w:rsid w:val="00506E07"/>
    <w:rsid w:val="00510292"/>
    <w:rsid w:val="005104F6"/>
    <w:rsid w:val="00511136"/>
    <w:rsid w:val="005131C7"/>
    <w:rsid w:val="00513932"/>
    <w:rsid w:val="0051394E"/>
    <w:rsid w:val="00515589"/>
    <w:rsid w:val="00520ECA"/>
    <w:rsid w:val="00522156"/>
    <w:rsid w:val="00522634"/>
    <w:rsid w:val="00524BCB"/>
    <w:rsid w:val="00524E06"/>
    <w:rsid w:val="0052571B"/>
    <w:rsid w:val="005259F1"/>
    <w:rsid w:val="0052767F"/>
    <w:rsid w:val="00527A60"/>
    <w:rsid w:val="00527F47"/>
    <w:rsid w:val="00530A1C"/>
    <w:rsid w:val="00531655"/>
    <w:rsid w:val="00531D9E"/>
    <w:rsid w:val="005322D0"/>
    <w:rsid w:val="0053419D"/>
    <w:rsid w:val="00535317"/>
    <w:rsid w:val="00540BBF"/>
    <w:rsid w:val="00541C2B"/>
    <w:rsid w:val="00541FA4"/>
    <w:rsid w:val="00542FE1"/>
    <w:rsid w:val="00543411"/>
    <w:rsid w:val="00543552"/>
    <w:rsid w:val="005443CE"/>
    <w:rsid w:val="0054610A"/>
    <w:rsid w:val="00546F1F"/>
    <w:rsid w:val="005508A7"/>
    <w:rsid w:val="00550A7E"/>
    <w:rsid w:val="00552721"/>
    <w:rsid w:val="00553E39"/>
    <w:rsid w:val="005546A1"/>
    <w:rsid w:val="005559A3"/>
    <w:rsid w:val="00555C30"/>
    <w:rsid w:val="00557166"/>
    <w:rsid w:val="005577BF"/>
    <w:rsid w:val="005639FE"/>
    <w:rsid w:val="005678F2"/>
    <w:rsid w:val="0057271A"/>
    <w:rsid w:val="00572E33"/>
    <w:rsid w:val="00574C41"/>
    <w:rsid w:val="00575070"/>
    <w:rsid w:val="00575A10"/>
    <w:rsid w:val="00576EAF"/>
    <w:rsid w:val="00577E42"/>
    <w:rsid w:val="0058171B"/>
    <w:rsid w:val="00581CB1"/>
    <w:rsid w:val="005824FB"/>
    <w:rsid w:val="005840C9"/>
    <w:rsid w:val="005842E0"/>
    <w:rsid w:val="00590D52"/>
    <w:rsid w:val="0059156B"/>
    <w:rsid w:val="0059212C"/>
    <w:rsid w:val="00593820"/>
    <w:rsid w:val="00595933"/>
    <w:rsid w:val="00597015"/>
    <w:rsid w:val="00597441"/>
    <w:rsid w:val="00597EB2"/>
    <w:rsid w:val="005A0526"/>
    <w:rsid w:val="005A2017"/>
    <w:rsid w:val="005A3D3C"/>
    <w:rsid w:val="005A3EFB"/>
    <w:rsid w:val="005A6B58"/>
    <w:rsid w:val="005A6F5C"/>
    <w:rsid w:val="005A7165"/>
    <w:rsid w:val="005A7C0F"/>
    <w:rsid w:val="005A7C70"/>
    <w:rsid w:val="005B1C76"/>
    <w:rsid w:val="005B43F3"/>
    <w:rsid w:val="005B488C"/>
    <w:rsid w:val="005C02C9"/>
    <w:rsid w:val="005C0E84"/>
    <w:rsid w:val="005C1A12"/>
    <w:rsid w:val="005C1AB1"/>
    <w:rsid w:val="005C20F1"/>
    <w:rsid w:val="005C4600"/>
    <w:rsid w:val="005C571F"/>
    <w:rsid w:val="005C5FA4"/>
    <w:rsid w:val="005C6E84"/>
    <w:rsid w:val="005D3924"/>
    <w:rsid w:val="005D3B53"/>
    <w:rsid w:val="005D4B4D"/>
    <w:rsid w:val="005D677A"/>
    <w:rsid w:val="005D69D1"/>
    <w:rsid w:val="005D7615"/>
    <w:rsid w:val="005E11F1"/>
    <w:rsid w:val="005E247E"/>
    <w:rsid w:val="005E2D54"/>
    <w:rsid w:val="005E473D"/>
    <w:rsid w:val="005E772B"/>
    <w:rsid w:val="005E7A7B"/>
    <w:rsid w:val="005F0B23"/>
    <w:rsid w:val="005F1ED3"/>
    <w:rsid w:val="005F356C"/>
    <w:rsid w:val="005F3688"/>
    <w:rsid w:val="005F3AEE"/>
    <w:rsid w:val="005F413F"/>
    <w:rsid w:val="005F4749"/>
    <w:rsid w:val="005F4951"/>
    <w:rsid w:val="005F72CD"/>
    <w:rsid w:val="00606404"/>
    <w:rsid w:val="006109ED"/>
    <w:rsid w:val="00611D9D"/>
    <w:rsid w:val="00611FA4"/>
    <w:rsid w:val="00614DB5"/>
    <w:rsid w:val="00623127"/>
    <w:rsid w:val="00623B1A"/>
    <w:rsid w:val="00624A21"/>
    <w:rsid w:val="00625776"/>
    <w:rsid w:val="00625A4B"/>
    <w:rsid w:val="006276A3"/>
    <w:rsid w:val="0063074F"/>
    <w:rsid w:val="006309B8"/>
    <w:rsid w:val="006327AB"/>
    <w:rsid w:val="00632853"/>
    <w:rsid w:val="006328A0"/>
    <w:rsid w:val="00633619"/>
    <w:rsid w:val="00634935"/>
    <w:rsid w:val="00634D23"/>
    <w:rsid w:val="006367CF"/>
    <w:rsid w:val="00637E47"/>
    <w:rsid w:val="00644243"/>
    <w:rsid w:val="006472A7"/>
    <w:rsid w:val="00650C36"/>
    <w:rsid w:val="00652A9A"/>
    <w:rsid w:val="006544BB"/>
    <w:rsid w:val="006554E9"/>
    <w:rsid w:val="006558F2"/>
    <w:rsid w:val="006560CA"/>
    <w:rsid w:val="006562FB"/>
    <w:rsid w:val="0066016D"/>
    <w:rsid w:val="00661C09"/>
    <w:rsid w:val="00662184"/>
    <w:rsid w:val="00664FFB"/>
    <w:rsid w:val="00666225"/>
    <w:rsid w:val="0067142B"/>
    <w:rsid w:val="0067568A"/>
    <w:rsid w:val="0067689A"/>
    <w:rsid w:val="00680749"/>
    <w:rsid w:val="006829A4"/>
    <w:rsid w:val="00683D55"/>
    <w:rsid w:val="0068407E"/>
    <w:rsid w:val="00684958"/>
    <w:rsid w:val="00687E54"/>
    <w:rsid w:val="006949B0"/>
    <w:rsid w:val="00694D7B"/>
    <w:rsid w:val="006A2470"/>
    <w:rsid w:val="006A270E"/>
    <w:rsid w:val="006A44E7"/>
    <w:rsid w:val="006A4648"/>
    <w:rsid w:val="006B0284"/>
    <w:rsid w:val="006B1377"/>
    <w:rsid w:val="006B1A86"/>
    <w:rsid w:val="006B4B96"/>
    <w:rsid w:val="006B56BB"/>
    <w:rsid w:val="006B5F1C"/>
    <w:rsid w:val="006B7760"/>
    <w:rsid w:val="006C04FF"/>
    <w:rsid w:val="006C3FD5"/>
    <w:rsid w:val="006C4491"/>
    <w:rsid w:val="006C5D7E"/>
    <w:rsid w:val="006C687A"/>
    <w:rsid w:val="006D156B"/>
    <w:rsid w:val="006D47D3"/>
    <w:rsid w:val="006D4DEC"/>
    <w:rsid w:val="006D6A51"/>
    <w:rsid w:val="006D7DD8"/>
    <w:rsid w:val="006E0F62"/>
    <w:rsid w:val="006E37C4"/>
    <w:rsid w:val="006E3EC5"/>
    <w:rsid w:val="006E4212"/>
    <w:rsid w:val="006F1BDD"/>
    <w:rsid w:val="006F2CB9"/>
    <w:rsid w:val="006F38E8"/>
    <w:rsid w:val="006F3E05"/>
    <w:rsid w:val="006F6D2B"/>
    <w:rsid w:val="00701F2F"/>
    <w:rsid w:val="007044C2"/>
    <w:rsid w:val="007069B4"/>
    <w:rsid w:val="00711CDC"/>
    <w:rsid w:val="00711CFE"/>
    <w:rsid w:val="00713192"/>
    <w:rsid w:val="00715F68"/>
    <w:rsid w:val="007174AD"/>
    <w:rsid w:val="007235D8"/>
    <w:rsid w:val="007240D2"/>
    <w:rsid w:val="00731178"/>
    <w:rsid w:val="0073349E"/>
    <w:rsid w:val="00733F39"/>
    <w:rsid w:val="00734461"/>
    <w:rsid w:val="00737806"/>
    <w:rsid w:val="00737E74"/>
    <w:rsid w:val="00743D42"/>
    <w:rsid w:val="00745536"/>
    <w:rsid w:val="00746302"/>
    <w:rsid w:val="00746768"/>
    <w:rsid w:val="00747A17"/>
    <w:rsid w:val="00747CAD"/>
    <w:rsid w:val="00750463"/>
    <w:rsid w:val="00752569"/>
    <w:rsid w:val="0075371F"/>
    <w:rsid w:val="007541A8"/>
    <w:rsid w:val="007546A5"/>
    <w:rsid w:val="00756116"/>
    <w:rsid w:val="007612D7"/>
    <w:rsid w:val="00761931"/>
    <w:rsid w:val="00772F13"/>
    <w:rsid w:val="00774CFF"/>
    <w:rsid w:val="00776345"/>
    <w:rsid w:val="007767B9"/>
    <w:rsid w:val="0077733A"/>
    <w:rsid w:val="0078019F"/>
    <w:rsid w:val="00781102"/>
    <w:rsid w:val="00782B5D"/>
    <w:rsid w:val="00783B20"/>
    <w:rsid w:val="00783B6A"/>
    <w:rsid w:val="0079047D"/>
    <w:rsid w:val="007914E1"/>
    <w:rsid w:val="007918AB"/>
    <w:rsid w:val="00791C39"/>
    <w:rsid w:val="00792A84"/>
    <w:rsid w:val="00792F92"/>
    <w:rsid w:val="00794AB0"/>
    <w:rsid w:val="00794AEB"/>
    <w:rsid w:val="00794D6C"/>
    <w:rsid w:val="0079626D"/>
    <w:rsid w:val="007A2A20"/>
    <w:rsid w:val="007A5032"/>
    <w:rsid w:val="007A53E9"/>
    <w:rsid w:val="007A549B"/>
    <w:rsid w:val="007A6289"/>
    <w:rsid w:val="007A64FC"/>
    <w:rsid w:val="007A7003"/>
    <w:rsid w:val="007B0496"/>
    <w:rsid w:val="007B0FBA"/>
    <w:rsid w:val="007B2A79"/>
    <w:rsid w:val="007B3D74"/>
    <w:rsid w:val="007B47A2"/>
    <w:rsid w:val="007B59C3"/>
    <w:rsid w:val="007B5A56"/>
    <w:rsid w:val="007B61DA"/>
    <w:rsid w:val="007C344A"/>
    <w:rsid w:val="007C5087"/>
    <w:rsid w:val="007C6187"/>
    <w:rsid w:val="007C6953"/>
    <w:rsid w:val="007D1A0D"/>
    <w:rsid w:val="007D1AC8"/>
    <w:rsid w:val="007D214C"/>
    <w:rsid w:val="007D2E4E"/>
    <w:rsid w:val="007D41F6"/>
    <w:rsid w:val="007D72EC"/>
    <w:rsid w:val="007E1F47"/>
    <w:rsid w:val="007E4A38"/>
    <w:rsid w:val="007E4B79"/>
    <w:rsid w:val="007E502F"/>
    <w:rsid w:val="007F5A8C"/>
    <w:rsid w:val="007F5DC3"/>
    <w:rsid w:val="00800245"/>
    <w:rsid w:val="00800502"/>
    <w:rsid w:val="008058DB"/>
    <w:rsid w:val="008061F0"/>
    <w:rsid w:val="008116AE"/>
    <w:rsid w:val="00815838"/>
    <w:rsid w:val="00815FA4"/>
    <w:rsid w:val="00816998"/>
    <w:rsid w:val="008173F7"/>
    <w:rsid w:val="008217FA"/>
    <w:rsid w:val="008237D6"/>
    <w:rsid w:val="008263A1"/>
    <w:rsid w:val="0082674A"/>
    <w:rsid w:val="00833972"/>
    <w:rsid w:val="008345EF"/>
    <w:rsid w:val="00836A05"/>
    <w:rsid w:val="008378D8"/>
    <w:rsid w:val="008401CB"/>
    <w:rsid w:val="0084214A"/>
    <w:rsid w:val="00843128"/>
    <w:rsid w:val="00844C20"/>
    <w:rsid w:val="008453B4"/>
    <w:rsid w:val="00845589"/>
    <w:rsid w:val="008474AF"/>
    <w:rsid w:val="00847704"/>
    <w:rsid w:val="0085084C"/>
    <w:rsid w:val="00851AD4"/>
    <w:rsid w:val="0085223C"/>
    <w:rsid w:val="00853560"/>
    <w:rsid w:val="00853A0C"/>
    <w:rsid w:val="00854033"/>
    <w:rsid w:val="00855AC3"/>
    <w:rsid w:val="00857BDF"/>
    <w:rsid w:val="00860077"/>
    <w:rsid w:val="00862D91"/>
    <w:rsid w:val="00865A72"/>
    <w:rsid w:val="0087133D"/>
    <w:rsid w:val="00873502"/>
    <w:rsid w:val="00874631"/>
    <w:rsid w:val="00874ECD"/>
    <w:rsid w:val="00874FB4"/>
    <w:rsid w:val="00876006"/>
    <w:rsid w:val="00884701"/>
    <w:rsid w:val="008857FC"/>
    <w:rsid w:val="00885B28"/>
    <w:rsid w:val="008873B9"/>
    <w:rsid w:val="008924E1"/>
    <w:rsid w:val="00892B5D"/>
    <w:rsid w:val="008936E7"/>
    <w:rsid w:val="00893ABC"/>
    <w:rsid w:val="00893C67"/>
    <w:rsid w:val="008940D5"/>
    <w:rsid w:val="008942C1"/>
    <w:rsid w:val="00895E94"/>
    <w:rsid w:val="008969D6"/>
    <w:rsid w:val="00897030"/>
    <w:rsid w:val="008977D7"/>
    <w:rsid w:val="00897B53"/>
    <w:rsid w:val="008A1CFC"/>
    <w:rsid w:val="008A45A7"/>
    <w:rsid w:val="008B1ABE"/>
    <w:rsid w:val="008B1D22"/>
    <w:rsid w:val="008B267E"/>
    <w:rsid w:val="008B30A2"/>
    <w:rsid w:val="008B39EA"/>
    <w:rsid w:val="008B555B"/>
    <w:rsid w:val="008B7F30"/>
    <w:rsid w:val="008C309C"/>
    <w:rsid w:val="008C3AFB"/>
    <w:rsid w:val="008C5723"/>
    <w:rsid w:val="008D44A8"/>
    <w:rsid w:val="008D62D6"/>
    <w:rsid w:val="008E0E25"/>
    <w:rsid w:val="008E6753"/>
    <w:rsid w:val="008E71B3"/>
    <w:rsid w:val="008E71CB"/>
    <w:rsid w:val="008F00C6"/>
    <w:rsid w:val="008F02AD"/>
    <w:rsid w:val="008F0486"/>
    <w:rsid w:val="008F164E"/>
    <w:rsid w:val="008F2D3B"/>
    <w:rsid w:val="008F6AD2"/>
    <w:rsid w:val="00902792"/>
    <w:rsid w:val="00904E09"/>
    <w:rsid w:val="0090602B"/>
    <w:rsid w:val="00906A4B"/>
    <w:rsid w:val="00913CE9"/>
    <w:rsid w:val="009140F8"/>
    <w:rsid w:val="00914286"/>
    <w:rsid w:val="009144D6"/>
    <w:rsid w:val="009154BC"/>
    <w:rsid w:val="009208BA"/>
    <w:rsid w:val="00922A28"/>
    <w:rsid w:val="009242DE"/>
    <w:rsid w:val="00925EB4"/>
    <w:rsid w:val="0092662E"/>
    <w:rsid w:val="00927110"/>
    <w:rsid w:val="009306E5"/>
    <w:rsid w:val="00930B42"/>
    <w:rsid w:val="00930F50"/>
    <w:rsid w:val="00931240"/>
    <w:rsid w:val="00932712"/>
    <w:rsid w:val="0093599A"/>
    <w:rsid w:val="00935C4C"/>
    <w:rsid w:val="00937E63"/>
    <w:rsid w:val="00941984"/>
    <w:rsid w:val="00946DD8"/>
    <w:rsid w:val="00950688"/>
    <w:rsid w:val="009518C0"/>
    <w:rsid w:val="0095470B"/>
    <w:rsid w:val="00955523"/>
    <w:rsid w:val="009568A7"/>
    <w:rsid w:val="0095700D"/>
    <w:rsid w:val="00960DC6"/>
    <w:rsid w:val="009629DA"/>
    <w:rsid w:val="0096378F"/>
    <w:rsid w:val="00963CDA"/>
    <w:rsid w:val="00964617"/>
    <w:rsid w:val="00965CEA"/>
    <w:rsid w:val="00966760"/>
    <w:rsid w:val="0096698D"/>
    <w:rsid w:val="0096769F"/>
    <w:rsid w:val="0097582F"/>
    <w:rsid w:val="00977721"/>
    <w:rsid w:val="00980D11"/>
    <w:rsid w:val="00983547"/>
    <w:rsid w:val="00984B9B"/>
    <w:rsid w:val="009862C2"/>
    <w:rsid w:val="00986A00"/>
    <w:rsid w:val="00990724"/>
    <w:rsid w:val="00990A0E"/>
    <w:rsid w:val="0099116E"/>
    <w:rsid w:val="00991679"/>
    <w:rsid w:val="00991D5B"/>
    <w:rsid w:val="0099250B"/>
    <w:rsid w:val="00994428"/>
    <w:rsid w:val="00995F34"/>
    <w:rsid w:val="00996812"/>
    <w:rsid w:val="009A1AAE"/>
    <w:rsid w:val="009A4D38"/>
    <w:rsid w:val="009A52C7"/>
    <w:rsid w:val="009A57A9"/>
    <w:rsid w:val="009A69FF"/>
    <w:rsid w:val="009B2D1E"/>
    <w:rsid w:val="009B3DC5"/>
    <w:rsid w:val="009B4970"/>
    <w:rsid w:val="009B4E12"/>
    <w:rsid w:val="009B630A"/>
    <w:rsid w:val="009B7038"/>
    <w:rsid w:val="009C028E"/>
    <w:rsid w:val="009C1735"/>
    <w:rsid w:val="009C17E4"/>
    <w:rsid w:val="009C181E"/>
    <w:rsid w:val="009C437D"/>
    <w:rsid w:val="009D00B8"/>
    <w:rsid w:val="009D0A99"/>
    <w:rsid w:val="009D1BB8"/>
    <w:rsid w:val="009D5D52"/>
    <w:rsid w:val="009D771E"/>
    <w:rsid w:val="009D7823"/>
    <w:rsid w:val="009E13ED"/>
    <w:rsid w:val="009E1874"/>
    <w:rsid w:val="009E5818"/>
    <w:rsid w:val="009E7206"/>
    <w:rsid w:val="009E78A7"/>
    <w:rsid w:val="009F12C4"/>
    <w:rsid w:val="009F3370"/>
    <w:rsid w:val="00A03252"/>
    <w:rsid w:val="00A075AF"/>
    <w:rsid w:val="00A10039"/>
    <w:rsid w:val="00A108FE"/>
    <w:rsid w:val="00A11AD0"/>
    <w:rsid w:val="00A139C2"/>
    <w:rsid w:val="00A13B5D"/>
    <w:rsid w:val="00A15651"/>
    <w:rsid w:val="00A22F9C"/>
    <w:rsid w:val="00A23106"/>
    <w:rsid w:val="00A23266"/>
    <w:rsid w:val="00A24D49"/>
    <w:rsid w:val="00A2629E"/>
    <w:rsid w:val="00A268B1"/>
    <w:rsid w:val="00A26EFF"/>
    <w:rsid w:val="00A27603"/>
    <w:rsid w:val="00A312C9"/>
    <w:rsid w:val="00A345CD"/>
    <w:rsid w:val="00A35771"/>
    <w:rsid w:val="00A3731A"/>
    <w:rsid w:val="00A44736"/>
    <w:rsid w:val="00A45218"/>
    <w:rsid w:val="00A47738"/>
    <w:rsid w:val="00A51E88"/>
    <w:rsid w:val="00A534B6"/>
    <w:rsid w:val="00A53CA7"/>
    <w:rsid w:val="00A55D22"/>
    <w:rsid w:val="00A5631F"/>
    <w:rsid w:val="00A6041A"/>
    <w:rsid w:val="00A60539"/>
    <w:rsid w:val="00A6110E"/>
    <w:rsid w:val="00A62EDC"/>
    <w:rsid w:val="00A63C83"/>
    <w:rsid w:val="00A64E69"/>
    <w:rsid w:val="00A65505"/>
    <w:rsid w:val="00A65C3E"/>
    <w:rsid w:val="00A67E82"/>
    <w:rsid w:val="00A70CFA"/>
    <w:rsid w:val="00A75ADA"/>
    <w:rsid w:val="00A76896"/>
    <w:rsid w:val="00A76F8C"/>
    <w:rsid w:val="00A80114"/>
    <w:rsid w:val="00A80329"/>
    <w:rsid w:val="00A80E07"/>
    <w:rsid w:val="00A814C5"/>
    <w:rsid w:val="00A82862"/>
    <w:rsid w:val="00A82905"/>
    <w:rsid w:val="00A8385B"/>
    <w:rsid w:val="00A8538A"/>
    <w:rsid w:val="00A90AFA"/>
    <w:rsid w:val="00A918EE"/>
    <w:rsid w:val="00A920C9"/>
    <w:rsid w:val="00A92E06"/>
    <w:rsid w:val="00A94892"/>
    <w:rsid w:val="00A94EA2"/>
    <w:rsid w:val="00A96C8F"/>
    <w:rsid w:val="00A9732B"/>
    <w:rsid w:val="00AA167A"/>
    <w:rsid w:val="00AA1887"/>
    <w:rsid w:val="00AA39D0"/>
    <w:rsid w:val="00AA5336"/>
    <w:rsid w:val="00AA55FF"/>
    <w:rsid w:val="00AA5B67"/>
    <w:rsid w:val="00AA5C1E"/>
    <w:rsid w:val="00AA76D7"/>
    <w:rsid w:val="00AB13DF"/>
    <w:rsid w:val="00AB5E29"/>
    <w:rsid w:val="00AB7CAA"/>
    <w:rsid w:val="00AC062A"/>
    <w:rsid w:val="00AC0C23"/>
    <w:rsid w:val="00AC1008"/>
    <w:rsid w:val="00AC2B50"/>
    <w:rsid w:val="00AC2FED"/>
    <w:rsid w:val="00AC6EF1"/>
    <w:rsid w:val="00AC7646"/>
    <w:rsid w:val="00AD143A"/>
    <w:rsid w:val="00AD19D9"/>
    <w:rsid w:val="00AD3F3E"/>
    <w:rsid w:val="00AD6952"/>
    <w:rsid w:val="00AD6C37"/>
    <w:rsid w:val="00AE0E03"/>
    <w:rsid w:val="00AE2985"/>
    <w:rsid w:val="00AE2E93"/>
    <w:rsid w:val="00AE2E9D"/>
    <w:rsid w:val="00AE3FB7"/>
    <w:rsid w:val="00AE4440"/>
    <w:rsid w:val="00AF02FC"/>
    <w:rsid w:val="00AF03DB"/>
    <w:rsid w:val="00AF1002"/>
    <w:rsid w:val="00AF139F"/>
    <w:rsid w:val="00AF2D02"/>
    <w:rsid w:val="00AF44C3"/>
    <w:rsid w:val="00AF4B2D"/>
    <w:rsid w:val="00AF4EFF"/>
    <w:rsid w:val="00B0083E"/>
    <w:rsid w:val="00B00AC6"/>
    <w:rsid w:val="00B00C4E"/>
    <w:rsid w:val="00B0158F"/>
    <w:rsid w:val="00B01966"/>
    <w:rsid w:val="00B022FB"/>
    <w:rsid w:val="00B040D7"/>
    <w:rsid w:val="00B04B7A"/>
    <w:rsid w:val="00B04F79"/>
    <w:rsid w:val="00B06620"/>
    <w:rsid w:val="00B0691C"/>
    <w:rsid w:val="00B07AC6"/>
    <w:rsid w:val="00B105A3"/>
    <w:rsid w:val="00B13D0E"/>
    <w:rsid w:val="00B14452"/>
    <w:rsid w:val="00B1504F"/>
    <w:rsid w:val="00B1522F"/>
    <w:rsid w:val="00B154E4"/>
    <w:rsid w:val="00B1578E"/>
    <w:rsid w:val="00B170A2"/>
    <w:rsid w:val="00B20F45"/>
    <w:rsid w:val="00B24776"/>
    <w:rsid w:val="00B2533D"/>
    <w:rsid w:val="00B26A7B"/>
    <w:rsid w:val="00B279A0"/>
    <w:rsid w:val="00B37116"/>
    <w:rsid w:val="00B400A1"/>
    <w:rsid w:val="00B4288C"/>
    <w:rsid w:val="00B44698"/>
    <w:rsid w:val="00B4753D"/>
    <w:rsid w:val="00B47CED"/>
    <w:rsid w:val="00B50941"/>
    <w:rsid w:val="00B52F57"/>
    <w:rsid w:val="00B532E5"/>
    <w:rsid w:val="00B60361"/>
    <w:rsid w:val="00B604A2"/>
    <w:rsid w:val="00B65111"/>
    <w:rsid w:val="00B65D26"/>
    <w:rsid w:val="00B676AA"/>
    <w:rsid w:val="00B679F0"/>
    <w:rsid w:val="00B70A5D"/>
    <w:rsid w:val="00B75644"/>
    <w:rsid w:val="00B7626A"/>
    <w:rsid w:val="00B8059E"/>
    <w:rsid w:val="00B8126A"/>
    <w:rsid w:val="00B82747"/>
    <w:rsid w:val="00B84F4E"/>
    <w:rsid w:val="00B9323E"/>
    <w:rsid w:val="00B9444E"/>
    <w:rsid w:val="00B95B4B"/>
    <w:rsid w:val="00BA1D69"/>
    <w:rsid w:val="00BA2485"/>
    <w:rsid w:val="00BA6221"/>
    <w:rsid w:val="00BA7EC9"/>
    <w:rsid w:val="00BB079C"/>
    <w:rsid w:val="00BB45CE"/>
    <w:rsid w:val="00BC144D"/>
    <w:rsid w:val="00BC2D5E"/>
    <w:rsid w:val="00BC3914"/>
    <w:rsid w:val="00BC7641"/>
    <w:rsid w:val="00BD1664"/>
    <w:rsid w:val="00BD53B5"/>
    <w:rsid w:val="00BD66DC"/>
    <w:rsid w:val="00BD695D"/>
    <w:rsid w:val="00BE0A61"/>
    <w:rsid w:val="00BE3219"/>
    <w:rsid w:val="00BE3968"/>
    <w:rsid w:val="00BE39EF"/>
    <w:rsid w:val="00BE401E"/>
    <w:rsid w:val="00BE46FF"/>
    <w:rsid w:val="00BE47E1"/>
    <w:rsid w:val="00BE53FA"/>
    <w:rsid w:val="00BE638C"/>
    <w:rsid w:val="00BF0B8E"/>
    <w:rsid w:val="00BF24B3"/>
    <w:rsid w:val="00BF2A6A"/>
    <w:rsid w:val="00BF3773"/>
    <w:rsid w:val="00BF3959"/>
    <w:rsid w:val="00BF41C1"/>
    <w:rsid w:val="00BF70D2"/>
    <w:rsid w:val="00BF7C64"/>
    <w:rsid w:val="00C06195"/>
    <w:rsid w:val="00C10011"/>
    <w:rsid w:val="00C10117"/>
    <w:rsid w:val="00C12095"/>
    <w:rsid w:val="00C120A5"/>
    <w:rsid w:val="00C142F2"/>
    <w:rsid w:val="00C142F4"/>
    <w:rsid w:val="00C17A39"/>
    <w:rsid w:val="00C20F93"/>
    <w:rsid w:val="00C22F98"/>
    <w:rsid w:val="00C23356"/>
    <w:rsid w:val="00C23D2A"/>
    <w:rsid w:val="00C244F0"/>
    <w:rsid w:val="00C2793F"/>
    <w:rsid w:val="00C30A01"/>
    <w:rsid w:val="00C31A6B"/>
    <w:rsid w:val="00C31CA6"/>
    <w:rsid w:val="00C3358C"/>
    <w:rsid w:val="00C370DF"/>
    <w:rsid w:val="00C40F76"/>
    <w:rsid w:val="00C41070"/>
    <w:rsid w:val="00C41276"/>
    <w:rsid w:val="00C42F15"/>
    <w:rsid w:val="00C43619"/>
    <w:rsid w:val="00C436C2"/>
    <w:rsid w:val="00C459BE"/>
    <w:rsid w:val="00C47532"/>
    <w:rsid w:val="00C5142F"/>
    <w:rsid w:val="00C51ECC"/>
    <w:rsid w:val="00C57DF3"/>
    <w:rsid w:val="00C608AC"/>
    <w:rsid w:val="00C627EC"/>
    <w:rsid w:val="00C64264"/>
    <w:rsid w:val="00C66507"/>
    <w:rsid w:val="00C70B42"/>
    <w:rsid w:val="00C75D13"/>
    <w:rsid w:val="00C77B24"/>
    <w:rsid w:val="00C80054"/>
    <w:rsid w:val="00C84E35"/>
    <w:rsid w:val="00C90926"/>
    <w:rsid w:val="00C918BC"/>
    <w:rsid w:val="00C920EF"/>
    <w:rsid w:val="00C94AD5"/>
    <w:rsid w:val="00C95387"/>
    <w:rsid w:val="00C9674F"/>
    <w:rsid w:val="00C97536"/>
    <w:rsid w:val="00C97E55"/>
    <w:rsid w:val="00CA0179"/>
    <w:rsid w:val="00CA42C7"/>
    <w:rsid w:val="00CA76C5"/>
    <w:rsid w:val="00CA7C0A"/>
    <w:rsid w:val="00CB0EAB"/>
    <w:rsid w:val="00CB1C93"/>
    <w:rsid w:val="00CB3011"/>
    <w:rsid w:val="00CB7076"/>
    <w:rsid w:val="00CC0F57"/>
    <w:rsid w:val="00CC1C2A"/>
    <w:rsid w:val="00CC1D36"/>
    <w:rsid w:val="00CC2DA6"/>
    <w:rsid w:val="00CC7C41"/>
    <w:rsid w:val="00CD3BE6"/>
    <w:rsid w:val="00CD3F2C"/>
    <w:rsid w:val="00CD7F86"/>
    <w:rsid w:val="00CE29FC"/>
    <w:rsid w:val="00CE3DCD"/>
    <w:rsid w:val="00CE4277"/>
    <w:rsid w:val="00CE4DD4"/>
    <w:rsid w:val="00CE505B"/>
    <w:rsid w:val="00CE54FC"/>
    <w:rsid w:val="00CE6872"/>
    <w:rsid w:val="00CE72FA"/>
    <w:rsid w:val="00CF12C6"/>
    <w:rsid w:val="00CF148E"/>
    <w:rsid w:val="00CF1CE9"/>
    <w:rsid w:val="00CF2384"/>
    <w:rsid w:val="00CF3D61"/>
    <w:rsid w:val="00CF4BE1"/>
    <w:rsid w:val="00CF6D91"/>
    <w:rsid w:val="00D003B9"/>
    <w:rsid w:val="00D01BF2"/>
    <w:rsid w:val="00D01DC2"/>
    <w:rsid w:val="00D05226"/>
    <w:rsid w:val="00D0539F"/>
    <w:rsid w:val="00D06DB2"/>
    <w:rsid w:val="00D0724E"/>
    <w:rsid w:val="00D075FE"/>
    <w:rsid w:val="00D07AD2"/>
    <w:rsid w:val="00D12951"/>
    <w:rsid w:val="00D12E21"/>
    <w:rsid w:val="00D14322"/>
    <w:rsid w:val="00D15DFB"/>
    <w:rsid w:val="00D16855"/>
    <w:rsid w:val="00D22490"/>
    <w:rsid w:val="00D27839"/>
    <w:rsid w:val="00D27EB8"/>
    <w:rsid w:val="00D30A08"/>
    <w:rsid w:val="00D3337B"/>
    <w:rsid w:val="00D33588"/>
    <w:rsid w:val="00D3461C"/>
    <w:rsid w:val="00D41A76"/>
    <w:rsid w:val="00D44BCB"/>
    <w:rsid w:val="00D457D2"/>
    <w:rsid w:val="00D45B02"/>
    <w:rsid w:val="00D46F6A"/>
    <w:rsid w:val="00D474D7"/>
    <w:rsid w:val="00D47670"/>
    <w:rsid w:val="00D47AC9"/>
    <w:rsid w:val="00D51892"/>
    <w:rsid w:val="00D51970"/>
    <w:rsid w:val="00D5450C"/>
    <w:rsid w:val="00D54C72"/>
    <w:rsid w:val="00D55D6F"/>
    <w:rsid w:val="00D56264"/>
    <w:rsid w:val="00D565D6"/>
    <w:rsid w:val="00D608B4"/>
    <w:rsid w:val="00D61062"/>
    <w:rsid w:val="00D64135"/>
    <w:rsid w:val="00D65302"/>
    <w:rsid w:val="00D65DD7"/>
    <w:rsid w:val="00D65E60"/>
    <w:rsid w:val="00D66E9F"/>
    <w:rsid w:val="00D7113F"/>
    <w:rsid w:val="00D711CC"/>
    <w:rsid w:val="00D733C3"/>
    <w:rsid w:val="00D74138"/>
    <w:rsid w:val="00D77105"/>
    <w:rsid w:val="00D80209"/>
    <w:rsid w:val="00D80A23"/>
    <w:rsid w:val="00D81001"/>
    <w:rsid w:val="00D81F74"/>
    <w:rsid w:val="00D8333F"/>
    <w:rsid w:val="00D83639"/>
    <w:rsid w:val="00D84CD1"/>
    <w:rsid w:val="00D85555"/>
    <w:rsid w:val="00D85EAF"/>
    <w:rsid w:val="00D90494"/>
    <w:rsid w:val="00D90653"/>
    <w:rsid w:val="00D9122E"/>
    <w:rsid w:val="00D934F8"/>
    <w:rsid w:val="00D936CB"/>
    <w:rsid w:val="00D94295"/>
    <w:rsid w:val="00D94497"/>
    <w:rsid w:val="00D955FA"/>
    <w:rsid w:val="00D95C7E"/>
    <w:rsid w:val="00D97C81"/>
    <w:rsid w:val="00DA0C08"/>
    <w:rsid w:val="00DA345C"/>
    <w:rsid w:val="00DA4F1F"/>
    <w:rsid w:val="00DA5D36"/>
    <w:rsid w:val="00DA7DA8"/>
    <w:rsid w:val="00DB500C"/>
    <w:rsid w:val="00DB7FA7"/>
    <w:rsid w:val="00DC0FBE"/>
    <w:rsid w:val="00DC4B29"/>
    <w:rsid w:val="00DC6120"/>
    <w:rsid w:val="00DD3276"/>
    <w:rsid w:val="00DE019C"/>
    <w:rsid w:val="00DE3DA7"/>
    <w:rsid w:val="00DE4C83"/>
    <w:rsid w:val="00DE4FC4"/>
    <w:rsid w:val="00DE57DC"/>
    <w:rsid w:val="00DE76D8"/>
    <w:rsid w:val="00DF3D52"/>
    <w:rsid w:val="00DF42B7"/>
    <w:rsid w:val="00DF47E9"/>
    <w:rsid w:val="00DF5E47"/>
    <w:rsid w:val="00DF652D"/>
    <w:rsid w:val="00E00F2B"/>
    <w:rsid w:val="00E02E14"/>
    <w:rsid w:val="00E02EBA"/>
    <w:rsid w:val="00E049E3"/>
    <w:rsid w:val="00E04F2C"/>
    <w:rsid w:val="00E05872"/>
    <w:rsid w:val="00E0624C"/>
    <w:rsid w:val="00E11AC0"/>
    <w:rsid w:val="00E1528C"/>
    <w:rsid w:val="00E17CC0"/>
    <w:rsid w:val="00E20FC6"/>
    <w:rsid w:val="00E2312B"/>
    <w:rsid w:val="00E24C55"/>
    <w:rsid w:val="00E258E3"/>
    <w:rsid w:val="00E274F9"/>
    <w:rsid w:val="00E309B1"/>
    <w:rsid w:val="00E31569"/>
    <w:rsid w:val="00E4192E"/>
    <w:rsid w:val="00E41BF0"/>
    <w:rsid w:val="00E43F03"/>
    <w:rsid w:val="00E45B9B"/>
    <w:rsid w:val="00E46469"/>
    <w:rsid w:val="00E4719F"/>
    <w:rsid w:val="00E51322"/>
    <w:rsid w:val="00E51D30"/>
    <w:rsid w:val="00E54332"/>
    <w:rsid w:val="00E5443F"/>
    <w:rsid w:val="00E55A2A"/>
    <w:rsid w:val="00E563A1"/>
    <w:rsid w:val="00E56DE0"/>
    <w:rsid w:val="00E607C1"/>
    <w:rsid w:val="00E61026"/>
    <w:rsid w:val="00E617AA"/>
    <w:rsid w:val="00E63325"/>
    <w:rsid w:val="00E63A48"/>
    <w:rsid w:val="00E668CF"/>
    <w:rsid w:val="00E67686"/>
    <w:rsid w:val="00E67ADF"/>
    <w:rsid w:val="00E752B4"/>
    <w:rsid w:val="00E77D8C"/>
    <w:rsid w:val="00E8196C"/>
    <w:rsid w:val="00E827C2"/>
    <w:rsid w:val="00E83368"/>
    <w:rsid w:val="00E83D9F"/>
    <w:rsid w:val="00E86775"/>
    <w:rsid w:val="00E86AA9"/>
    <w:rsid w:val="00E8766D"/>
    <w:rsid w:val="00E87888"/>
    <w:rsid w:val="00E9420A"/>
    <w:rsid w:val="00E94553"/>
    <w:rsid w:val="00E957F0"/>
    <w:rsid w:val="00E96118"/>
    <w:rsid w:val="00E96AB2"/>
    <w:rsid w:val="00E96F46"/>
    <w:rsid w:val="00E97DB8"/>
    <w:rsid w:val="00EA07B3"/>
    <w:rsid w:val="00EA13BC"/>
    <w:rsid w:val="00EA186D"/>
    <w:rsid w:val="00EA2708"/>
    <w:rsid w:val="00EA2AC5"/>
    <w:rsid w:val="00EA45E9"/>
    <w:rsid w:val="00EA58AB"/>
    <w:rsid w:val="00EA5D0B"/>
    <w:rsid w:val="00EA61AC"/>
    <w:rsid w:val="00EB51E7"/>
    <w:rsid w:val="00EB5614"/>
    <w:rsid w:val="00EB7FBB"/>
    <w:rsid w:val="00EC0688"/>
    <w:rsid w:val="00EC103C"/>
    <w:rsid w:val="00EC4757"/>
    <w:rsid w:val="00EC5749"/>
    <w:rsid w:val="00EC5897"/>
    <w:rsid w:val="00EC5996"/>
    <w:rsid w:val="00ED4D21"/>
    <w:rsid w:val="00ED5DDD"/>
    <w:rsid w:val="00ED6E66"/>
    <w:rsid w:val="00EE00FE"/>
    <w:rsid w:val="00EE20F8"/>
    <w:rsid w:val="00EE507C"/>
    <w:rsid w:val="00EE5B0D"/>
    <w:rsid w:val="00EE6A2D"/>
    <w:rsid w:val="00EE6B32"/>
    <w:rsid w:val="00EE6E85"/>
    <w:rsid w:val="00EE71E7"/>
    <w:rsid w:val="00EF0FC3"/>
    <w:rsid w:val="00EF1EB9"/>
    <w:rsid w:val="00EF2EF3"/>
    <w:rsid w:val="00EF4316"/>
    <w:rsid w:val="00EF5151"/>
    <w:rsid w:val="00EF536C"/>
    <w:rsid w:val="00EF7378"/>
    <w:rsid w:val="00F02E96"/>
    <w:rsid w:val="00F05B25"/>
    <w:rsid w:val="00F05F77"/>
    <w:rsid w:val="00F06559"/>
    <w:rsid w:val="00F067A4"/>
    <w:rsid w:val="00F11F13"/>
    <w:rsid w:val="00F12748"/>
    <w:rsid w:val="00F13CDF"/>
    <w:rsid w:val="00F1449E"/>
    <w:rsid w:val="00F17AB8"/>
    <w:rsid w:val="00F21C4F"/>
    <w:rsid w:val="00F2231A"/>
    <w:rsid w:val="00F2269C"/>
    <w:rsid w:val="00F2358B"/>
    <w:rsid w:val="00F25D1C"/>
    <w:rsid w:val="00F304BB"/>
    <w:rsid w:val="00F30D00"/>
    <w:rsid w:val="00F31CBB"/>
    <w:rsid w:val="00F31DD6"/>
    <w:rsid w:val="00F35997"/>
    <w:rsid w:val="00F35A60"/>
    <w:rsid w:val="00F41EE8"/>
    <w:rsid w:val="00F43383"/>
    <w:rsid w:val="00F447AB"/>
    <w:rsid w:val="00F45746"/>
    <w:rsid w:val="00F501B8"/>
    <w:rsid w:val="00F5142A"/>
    <w:rsid w:val="00F517D6"/>
    <w:rsid w:val="00F54A24"/>
    <w:rsid w:val="00F556C5"/>
    <w:rsid w:val="00F55A1D"/>
    <w:rsid w:val="00F5659B"/>
    <w:rsid w:val="00F575B6"/>
    <w:rsid w:val="00F57831"/>
    <w:rsid w:val="00F626B0"/>
    <w:rsid w:val="00F62B0B"/>
    <w:rsid w:val="00F71FA1"/>
    <w:rsid w:val="00F720B6"/>
    <w:rsid w:val="00F72700"/>
    <w:rsid w:val="00F8107A"/>
    <w:rsid w:val="00F81223"/>
    <w:rsid w:val="00F8240C"/>
    <w:rsid w:val="00F82478"/>
    <w:rsid w:val="00F84896"/>
    <w:rsid w:val="00F84F19"/>
    <w:rsid w:val="00F865C4"/>
    <w:rsid w:val="00F878F1"/>
    <w:rsid w:val="00F91E7F"/>
    <w:rsid w:val="00F92503"/>
    <w:rsid w:val="00F935FF"/>
    <w:rsid w:val="00F95320"/>
    <w:rsid w:val="00F9557C"/>
    <w:rsid w:val="00F9737F"/>
    <w:rsid w:val="00F97510"/>
    <w:rsid w:val="00F97C38"/>
    <w:rsid w:val="00FA093F"/>
    <w:rsid w:val="00FA3AE7"/>
    <w:rsid w:val="00FA5FB4"/>
    <w:rsid w:val="00FA6A30"/>
    <w:rsid w:val="00FB136B"/>
    <w:rsid w:val="00FB5AAA"/>
    <w:rsid w:val="00FB6344"/>
    <w:rsid w:val="00FB636E"/>
    <w:rsid w:val="00FB6E33"/>
    <w:rsid w:val="00FC1A4C"/>
    <w:rsid w:val="00FC2F39"/>
    <w:rsid w:val="00FC39C8"/>
    <w:rsid w:val="00FC572D"/>
    <w:rsid w:val="00FC6F19"/>
    <w:rsid w:val="00FD0F4E"/>
    <w:rsid w:val="00FD727E"/>
    <w:rsid w:val="00FD74D1"/>
    <w:rsid w:val="00FE100E"/>
    <w:rsid w:val="00FE4092"/>
    <w:rsid w:val="00FE6BA4"/>
    <w:rsid w:val="00FF06AC"/>
    <w:rsid w:val="00FF0EE6"/>
    <w:rsid w:val="00FF2CE0"/>
    <w:rsid w:val="00FF4994"/>
    <w:rsid w:val="00FF527D"/>
    <w:rsid w:val="00FF5765"/>
    <w:rsid w:val="00FF5F16"/>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477964576">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1038/nn963" TargetMode="External"/><Relationship Id="rId1" Type="http://schemas.openxmlformats.org/officeDocument/2006/relationships/hyperlink" Target="https://doi.org/10.1007/s00221-0081280-5"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github.com/JuliusWelzel/tremor_feedback_jw" TargetMode="External"/><Relationship Id="rId28"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9020</Words>
  <Characters>51418</Characters>
  <Application>Microsoft Office Word</Application>
  <DocSecurity>0</DocSecurity>
  <Lines>428</Lines>
  <Paragraphs>120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331</cp:revision>
  <cp:lastPrinted>2019-02-11T20:28:00Z</cp:lastPrinted>
  <dcterms:created xsi:type="dcterms:W3CDTF">2023-03-20T20:06:00Z</dcterms:created>
  <dcterms:modified xsi:type="dcterms:W3CDTF">2023-04-27T12:53:00Z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zotero-version="6.0.23-beta.5+bc07bf803"&gt;&lt;session id="UFYC43hx"/&gt;&lt;style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